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BEB26" w14:textId="5DC24F9B" w:rsidR="00DE645E" w:rsidRDefault="00544B6E">
      <w:pPr>
        <w:pStyle w:val="a5"/>
        <w:spacing w:after="0" w:line="580" w:lineRule="exact"/>
        <w:jc w:val="center"/>
        <w:rPr>
          <w:rFonts w:ascii="Times New Roman" w:eastAsia="华文中宋" w:hAnsi="Times New Roman" w:cs="Times New Roman"/>
          <w:sz w:val="44"/>
          <w:szCs w:val="44"/>
        </w:rPr>
      </w:pPr>
      <w:ins w:id="0" w:author="8619986207796" w:date="2026-06-09T19:30:00Z">
        <w:r>
          <w:rPr>
            <w:rFonts w:ascii="Times New Roman" w:eastAsia="华文中宋" w:hAnsi="Times New Roman" w:cs="Times New Roman"/>
            <w:sz w:val="44"/>
            <w:szCs w:val="44"/>
          </w:rPr>
          <w:softHyphen/>
        </w:r>
        <w:r>
          <w:rPr>
            <w:rFonts w:ascii="Times New Roman" w:eastAsia="华文中宋" w:hAnsi="Times New Roman" w:cs="Times New Roman"/>
            <w:sz w:val="44"/>
            <w:szCs w:val="44"/>
          </w:rPr>
          <w:softHyphen/>
        </w:r>
        <w:r>
          <w:rPr>
            <w:rFonts w:ascii="Times New Roman" w:eastAsia="华文中宋" w:hAnsi="Times New Roman" w:cs="Times New Roman"/>
            <w:sz w:val="44"/>
            <w:szCs w:val="44"/>
          </w:rPr>
          <w:softHyphen/>
        </w:r>
      </w:ins>
      <w:r w:rsidR="008C3ED1">
        <w:rPr>
          <w:rFonts w:ascii="Times New Roman" w:eastAsia="华文中宋" w:hAnsi="Times New Roman" w:cs="Times New Roman" w:hint="eastAsia"/>
          <w:sz w:val="44"/>
          <w:szCs w:val="44"/>
        </w:rPr>
        <w:t xml:space="preserve"> </w:t>
      </w:r>
      <w:r w:rsidR="008C3ED1">
        <w:rPr>
          <w:rFonts w:ascii="Times New Roman" w:eastAsia="华文中宋" w:hAnsi="Times New Roman" w:cs="Times New Roman" w:hint="eastAsia"/>
          <w:sz w:val="44"/>
          <w:szCs w:val="44"/>
        </w:rPr>
        <w:t>银行函证工作操作指引</w:t>
      </w:r>
    </w:p>
    <w:p w14:paraId="64A8E865" w14:textId="77777777" w:rsidR="00DE645E" w:rsidRDefault="00DE645E">
      <w:pPr>
        <w:spacing w:after="0" w:line="360" w:lineRule="auto"/>
        <w:ind w:firstLineChars="200" w:firstLine="640"/>
        <w:jc w:val="both"/>
        <w:rPr>
          <w:rFonts w:ascii="Times New Roman" w:eastAsia="仿宋_GB2312" w:hAnsi="Times New Roman" w:cs="Times New Roman"/>
          <w:sz w:val="32"/>
        </w:rPr>
      </w:pPr>
    </w:p>
    <w:p w14:paraId="3EE8517E"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rPr>
        <w:t>根据</w:t>
      </w:r>
      <w:r>
        <w:rPr>
          <w:rFonts w:ascii="Times New Roman" w:eastAsia="仿宋_GB2312" w:hAnsi="Times New Roman" w:cs="Times New Roman" w:hint="eastAsia"/>
          <w:sz w:val="32"/>
          <w:szCs w:val="32"/>
        </w:rPr>
        <w:t>《关于加快推进银行函证规范化、集约化、数字化建设的通知》（财会〔</w:t>
      </w:r>
      <w:r>
        <w:rPr>
          <w:rFonts w:ascii="Times New Roman" w:eastAsia="仿宋_GB2312" w:hAnsi="Times New Roman" w:cs="Times New Roman" w:hint="eastAsia"/>
          <w:sz w:val="32"/>
          <w:szCs w:val="32"/>
        </w:rPr>
        <w:t>2022</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39</w:t>
      </w:r>
      <w:r>
        <w:rPr>
          <w:rFonts w:ascii="Times New Roman" w:eastAsia="仿宋_GB2312" w:hAnsi="Times New Roman" w:cs="Times New Roman" w:hint="eastAsia"/>
          <w:sz w:val="32"/>
          <w:szCs w:val="32"/>
        </w:rPr>
        <w:t>号</w:t>
      </w:r>
      <w:r>
        <w:rPr>
          <w:rFonts w:ascii="Times New Roman" w:eastAsia="仿宋_GB2312" w:hAnsi="Times New Roman" w:cs="Times New Roman" w:hint="eastAsia"/>
          <w:sz w:val="32"/>
        </w:rPr>
        <w:t>）等文件</w:t>
      </w:r>
      <w:r>
        <w:rPr>
          <w:rFonts w:ascii="Times New Roman" w:eastAsia="仿宋_GB2312" w:hAnsi="Times New Roman" w:cs="Times New Roman" w:hint="eastAsia"/>
          <w:sz w:val="32"/>
          <w:szCs w:val="32"/>
        </w:rPr>
        <w:t>要求，中国注册会计师协会和中国银行业协会制定了《银行函证工作操作指引》，对</w:t>
      </w:r>
      <w:proofErr w:type="gramStart"/>
      <w:r>
        <w:rPr>
          <w:rFonts w:ascii="Times New Roman" w:eastAsia="仿宋_GB2312" w:hAnsi="Times New Roman" w:cs="Times New Roman" w:hint="eastAsia"/>
          <w:sz w:val="32"/>
          <w:szCs w:val="32"/>
        </w:rPr>
        <w:t>银行函证工作</w:t>
      </w:r>
      <w:proofErr w:type="gramEnd"/>
      <w:r>
        <w:rPr>
          <w:rFonts w:ascii="Times New Roman" w:eastAsia="仿宋_GB2312" w:hAnsi="Times New Roman" w:cs="Times New Roman" w:hint="eastAsia"/>
          <w:sz w:val="32"/>
          <w:szCs w:val="32"/>
        </w:rPr>
        <w:t>中的具体事项予以进一步明确和细化，以推进会计师事务所和银行业金融机构提高</w:t>
      </w:r>
      <w:proofErr w:type="gramStart"/>
      <w:r>
        <w:rPr>
          <w:rFonts w:ascii="Times New Roman" w:eastAsia="仿宋_GB2312" w:hAnsi="Times New Roman" w:cs="Times New Roman" w:hint="eastAsia"/>
          <w:sz w:val="32"/>
          <w:szCs w:val="32"/>
        </w:rPr>
        <w:t>银行函证工作</w:t>
      </w:r>
      <w:proofErr w:type="gramEnd"/>
      <w:r>
        <w:rPr>
          <w:rFonts w:ascii="Times New Roman" w:eastAsia="仿宋_GB2312" w:hAnsi="Times New Roman" w:cs="Times New Roman" w:hint="eastAsia"/>
          <w:sz w:val="32"/>
          <w:szCs w:val="32"/>
        </w:rPr>
        <w:t>质量和效率。</w:t>
      </w:r>
    </w:p>
    <w:p w14:paraId="718B30B4" w14:textId="77777777" w:rsidR="00DE645E" w:rsidRDefault="008C3ED1">
      <w:pPr>
        <w:pStyle w:val="1"/>
        <w:spacing w:before="0" w:line="600" w:lineRule="exact"/>
        <w:ind w:firstLineChars="200" w:firstLine="640"/>
        <w:rPr>
          <w:rFonts w:ascii="Times New Roman" w:eastAsia="黑体" w:hAnsi="Times New Roman" w:cs="Times New Roman"/>
          <w:b w:val="0"/>
          <w:sz w:val="32"/>
          <w:szCs w:val="32"/>
        </w:rPr>
      </w:pPr>
      <w:r>
        <w:rPr>
          <w:rFonts w:ascii="Times New Roman" w:eastAsia="黑体" w:hAnsi="Times New Roman" w:cs="Times New Roman" w:hint="eastAsia"/>
          <w:b w:val="0"/>
          <w:sz w:val="32"/>
          <w:szCs w:val="32"/>
        </w:rPr>
        <w:t>一、</w:t>
      </w:r>
      <w:proofErr w:type="gramStart"/>
      <w:r>
        <w:rPr>
          <w:rFonts w:ascii="Times New Roman" w:eastAsia="黑体" w:hAnsi="Times New Roman" w:cs="Times New Roman" w:hint="eastAsia"/>
          <w:b w:val="0"/>
          <w:sz w:val="32"/>
          <w:szCs w:val="32"/>
        </w:rPr>
        <w:t>银行函证工作</w:t>
      </w:r>
      <w:proofErr w:type="gramEnd"/>
      <w:r>
        <w:rPr>
          <w:rFonts w:ascii="Times New Roman" w:eastAsia="黑体" w:hAnsi="Times New Roman" w:cs="Times New Roman" w:hint="eastAsia"/>
          <w:b w:val="0"/>
          <w:sz w:val="32"/>
          <w:szCs w:val="32"/>
        </w:rPr>
        <w:t>办理说明</w:t>
      </w:r>
    </w:p>
    <w:p w14:paraId="03D852BE"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（一）会计师事务所工作说明。</w:t>
      </w:r>
    </w:p>
    <w:p w14:paraId="1CEB057D"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会计师事务所、注册会计师应当严格遵守《关于加快推进银行函证规范化、集约化、数字化建设的通知》（财会〔</w:t>
      </w:r>
      <w:r>
        <w:rPr>
          <w:rFonts w:ascii="Times New Roman" w:eastAsia="仿宋_GB2312" w:hAnsi="Times New Roman" w:cs="Times New Roman"/>
          <w:sz w:val="32"/>
          <w:szCs w:val="32"/>
        </w:rPr>
        <w:t>2022</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39</w:t>
      </w:r>
      <w:r>
        <w:rPr>
          <w:rFonts w:ascii="Times New Roman" w:eastAsia="仿宋_GB2312" w:hAnsi="Times New Roman" w:cs="Times New Roman" w:hint="eastAsia"/>
          <w:sz w:val="32"/>
          <w:szCs w:val="32"/>
        </w:rPr>
        <w:t>号）等文件和本操作指引的要求，按照中国注册会计师审计准则的规定</w:t>
      </w:r>
      <w:proofErr w:type="gramStart"/>
      <w:r>
        <w:rPr>
          <w:rFonts w:ascii="Times New Roman" w:eastAsia="仿宋_GB2312" w:hAnsi="Times New Roman" w:cs="Times New Roman" w:hint="eastAsia"/>
          <w:sz w:val="32"/>
          <w:szCs w:val="32"/>
        </w:rPr>
        <w:t>实施函证程序</w:t>
      </w:r>
      <w:proofErr w:type="gramEnd"/>
      <w:r>
        <w:rPr>
          <w:rFonts w:ascii="Times New Roman" w:eastAsia="仿宋_GB2312" w:hAnsi="Times New Roman" w:cs="Times New Roman" w:hint="eastAsia"/>
          <w:sz w:val="32"/>
          <w:szCs w:val="32"/>
        </w:rPr>
        <w:t>。</w:t>
      </w:r>
    </w:p>
    <w:p w14:paraId="7F3E444E"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在实施银行</w:t>
      </w:r>
      <w:proofErr w:type="gramStart"/>
      <w:r>
        <w:rPr>
          <w:rFonts w:ascii="Times New Roman" w:eastAsia="仿宋_GB2312" w:hAnsi="Times New Roman" w:cs="Times New Roman" w:hint="eastAsia"/>
          <w:sz w:val="32"/>
          <w:szCs w:val="32"/>
        </w:rPr>
        <w:t>函证过程</w:t>
      </w:r>
      <w:proofErr w:type="gramEnd"/>
      <w:r>
        <w:rPr>
          <w:rFonts w:ascii="Times New Roman" w:eastAsia="仿宋_GB2312" w:hAnsi="Times New Roman" w:cs="Times New Roman" w:hint="eastAsia"/>
          <w:sz w:val="32"/>
          <w:szCs w:val="32"/>
        </w:rPr>
        <w:t>中，会计师事务所应当按要求安排专门部门或岗位集中发送、收回银行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证函，采用公示地址作为邮寄地址，直接发出银行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并直接从银行业金融机构获取回函（</w:t>
      </w:r>
      <w:proofErr w:type="gramStart"/>
      <w:r>
        <w:rPr>
          <w:rFonts w:ascii="Times New Roman" w:eastAsia="仿宋_GB2312" w:hAnsi="Times New Roman" w:cs="Times New Roman" w:hint="eastAsia"/>
          <w:sz w:val="32"/>
          <w:szCs w:val="32"/>
        </w:rPr>
        <w:t>跟函方式具体参见第</w:t>
      </w:r>
      <w:proofErr w:type="gramEnd"/>
      <w:r>
        <w:rPr>
          <w:rFonts w:ascii="Times New Roman" w:eastAsia="仿宋_GB2312" w:hAnsi="Times New Roman" w:cs="Times New Roman" w:hint="eastAsia"/>
          <w:sz w:val="32"/>
          <w:szCs w:val="32"/>
        </w:rPr>
        <w:t>一部分“（三）集约化要求及特殊情况说明”）。</w:t>
      </w:r>
    </w:p>
    <w:p w14:paraId="12CF5182"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注册会计师应当始终对银行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的全过程保持控制，包括确定需要确认或填列的信息、选择适当的被</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证者、填写</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证函、发出</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并予以跟进。会计师事务所应当严格</w:t>
      </w:r>
      <w:r>
        <w:rPr>
          <w:rFonts w:ascii="Times New Roman" w:eastAsia="仿宋_GB2312" w:hAnsi="Times New Roman" w:cs="Times New Roman" w:hint="eastAsia"/>
          <w:sz w:val="32"/>
          <w:szCs w:val="32"/>
        </w:rPr>
        <w:lastRenderedPageBreak/>
        <w:t>按照符合本指引要求的格式填写和发送</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证函，一份</w:t>
      </w:r>
      <w:proofErr w:type="gramStart"/>
      <w:r>
        <w:rPr>
          <w:rFonts w:ascii="Times New Roman" w:eastAsia="仿宋_GB2312" w:hAnsi="Times New Roman" w:cs="Times New Roman" w:hint="eastAsia"/>
          <w:sz w:val="32"/>
          <w:szCs w:val="32"/>
        </w:rPr>
        <w:t>询证函只</w:t>
      </w:r>
      <w:proofErr w:type="gramEnd"/>
      <w:r>
        <w:rPr>
          <w:rFonts w:ascii="Times New Roman" w:eastAsia="仿宋_GB2312" w:hAnsi="Times New Roman" w:cs="Times New Roman" w:hint="eastAsia"/>
          <w:sz w:val="32"/>
          <w:szCs w:val="32"/>
        </w:rPr>
        <w:t>列示</w:t>
      </w:r>
      <w:proofErr w:type="gramStart"/>
      <w:r>
        <w:rPr>
          <w:rFonts w:ascii="Times New Roman" w:eastAsia="仿宋_GB2312" w:hAnsi="Times New Roman" w:cs="Times New Roman" w:hint="eastAsia"/>
          <w:sz w:val="32"/>
          <w:szCs w:val="32"/>
        </w:rPr>
        <w:t>一个函证基准</w:t>
      </w:r>
      <w:proofErr w:type="gramEnd"/>
      <w:r>
        <w:rPr>
          <w:rFonts w:ascii="Times New Roman" w:eastAsia="仿宋_GB2312" w:hAnsi="Times New Roman" w:cs="Times New Roman" w:hint="eastAsia"/>
          <w:sz w:val="32"/>
          <w:szCs w:val="32"/>
        </w:rPr>
        <w:t>日。</w:t>
      </w:r>
    </w:p>
    <w:p w14:paraId="3676B4BB"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会计师事务所、注册会计师应当对银行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证函（包括回函）中所列信息履行恰当的保密义务。</w:t>
      </w:r>
    </w:p>
    <w:p w14:paraId="03002EDF"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中国注册会计师协会负责公示邮寄发函和</w:t>
      </w:r>
      <w:proofErr w:type="gramStart"/>
      <w:r>
        <w:rPr>
          <w:rFonts w:ascii="Times New Roman" w:eastAsia="仿宋_GB2312" w:hAnsi="Times New Roman" w:cs="Times New Roman" w:hint="eastAsia"/>
          <w:sz w:val="32"/>
          <w:szCs w:val="32"/>
        </w:rPr>
        <w:t>接受函证回函</w:t>
      </w:r>
      <w:proofErr w:type="gramEnd"/>
      <w:r>
        <w:rPr>
          <w:rFonts w:ascii="Times New Roman" w:eastAsia="仿宋_GB2312" w:hAnsi="Times New Roman" w:cs="Times New Roman" w:hint="eastAsia"/>
          <w:sz w:val="32"/>
          <w:szCs w:val="32"/>
        </w:rPr>
        <w:t>的会计师事务所地址和联系方式。会计师事务所应当</w:t>
      </w:r>
      <w:proofErr w:type="gramStart"/>
      <w:r>
        <w:rPr>
          <w:rFonts w:ascii="Times New Roman" w:eastAsia="仿宋_GB2312" w:hAnsi="Times New Roman" w:cs="Times New Roman" w:hint="eastAsia"/>
          <w:sz w:val="32"/>
          <w:szCs w:val="32"/>
        </w:rPr>
        <w:t>按照函证业务</w:t>
      </w:r>
      <w:proofErr w:type="gramEnd"/>
      <w:r>
        <w:rPr>
          <w:rFonts w:ascii="Times New Roman" w:eastAsia="仿宋_GB2312" w:hAnsi="Times New Roman" w:cs="Times New Roman" w:hint="eastAsia"/>
          <w:sz w:val="32"/>
          <w:szCs w:val="32"/>
        </w:rPr>
        <w:t>需求，及时更新在注册会计师行业统一监管平台中填报的信息，防止因相关信息未及时公示而被银行业金融</w:t>
      </w:r>
      <w:proofErr w:type="gramStart"/>
      <w:r>
        <w:rPr>
          <w:rFonts w:ascii="Times New Roman" w:eastAsia="仿宋_GB2312" w:hAnsi="Times New Roman" w:cs="Times New Roman" w:hint="eastAsia"/>
          <w:sz w:val="32"/>
          <w:szCs w:val="32"/>
        </w:rPr>
        <w:t>机构退函的</w:t>
      </w:r>
      <w:proofErr w:type="gramEnd"/>
      <w:r>
        <w:rPr>
          <w:rFonts w:ascii="Times New Roman" w:eastAsia="仿宋_GB2312" w:hAnsi="Times New Roman" w:cs="Times New Roman" w:hint="eastAsia"/>
          <w:sz w:val="32"/>
          <w:szCs w:val="32"/>
        </w:rPr>
        <w:t>风险。</w:t>
      </w:r>
    </w:p>
    <w:p w14:paraId="3912D8AF"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（二）银行业金融机构公示信息说明。</w:t>
      </w:r>
    </w:p>
    <w:p w14:paraId="230F89D8"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银行业金融机构应当在其总行或总部网站、</w:t>
      </w:r>
      <w:proofErr w:type="gramStart"/>
      <w:r>
        <w:rPr>
          <w:rFonts w:ascii="Times New Roman" w:eastAsia="仿宋_GB2312" w:hAnsi="Times New Roman" w:cs="Times New Roman" w:hint="eastAsia"/>
          <w:sz w:val="32"/>
          <w:szCs w:val="32"/>
        </w:rPr>
        <w:t>微信公众号</w:t>
      </w:r>
      <w:proofErr w:type="gramEnd"/>
      <w:r>
        <w:rPr>
          <w:rFonts w:ascii="Times New Roman" w:eastAsia="仿宋_GB2312" w:hAnsi="Times New Roman" w:cs="Times New Roman" w:hint="eastAsia"/>
          <w:sz w:val="32"/>
          <w:szCs w:val="32"/>
        </w:rPr>
        <w:t>等公开渠道就办理</w:t>
      </w:r>
      <w:proofErr w:type="gramStart"/>
      <w:r>
        <w:rPr>
          <w:rFonts w:ascii="Times New Roman" w:eastAsia="仿宋_GB2312" w:hAnsi="Times New Roman" w:cs="Times New Roman" w:hint="eastAsia"/>
          <w:sz w:val="32"/>
          <w:szCs w:val="32"/>
        </w:rPr>
        <w:t>函证相关</w:t>
      </w:r>
      <w:proofErr w:type="gramEnd"/>
      <w:r>
        <w:rPr>
          <w:rFonts w:ascii="Times New Roman" w:eastAsia="仿宋_GB2312" w:hAnsi="Times New Roman" w:cs="Times New Roman" w:hint="eastAsia"/>
          <w:sz w:val="32"/>
          <w:szCs w:val="32"/>
        </w:rPr>
        <w:t>事项进行公示。银行业金融机构公示的内容应当符合本指引具体要求。会计师事务所在此基础上根据银行业金融机构公示信息进行函证。公示信息包括：</w:t>
      </w:r>
    </w:p>
    <w:p w14:paraId="2627ECE6"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各种</w:t>
      </w:r>
      <w:proofErr w:type="gramStart"/>
      <w:r>
        <w:rPr>
          <w:rFonts w:ascii="Times New Roman" w:eastAsia="仿宋_GB2312" w:hAnsi="Times New Roman" w:cs="Times New Roman" w:hint="eastAsia"/>
          <w:sz w:val="32"/>
          <w:szCs w:val="32"/>
        </w:rPr>
        <w:t>函证方式</w:t>
      </w:r>
      <w:proofErr w:type="gramEnd"/>
      <w:r>
        <w:rPr>
          <w:rFonts w:ascii="Times New Roman" w:eastAsia="仿宋_GB2312" w:hAnsi="Times New Roman" w:cs="Times New Roman" w:hint="eastAsia"/>
          <w:sz w:val="32"/>
          <w:szCs w:val="32"/>
        </w:rPr>
        <w:t>下办理回函工作的机构及其联系方式，如受理</w:t>
      </w:r>
      <w:proofErr w:type="gramStart"/>
      <w:r>
        <w:rPr>
          <w:rFonts w:ascii="Times New Roman" w:eastAsia="仿宋_GB2312" w:hAnsi="Times New Roman" w:cs="Times New Roman" w:hint="eastAsia"/>
          <w:sz w:val="32"/>
          <w:szCs w:val="32"/>
        </w:rPr>
        <w:t>邮寄函证的</w:t>
      </w:r>
      <w:proofErr w:type="gramEnd"/>
      <w:r>
        <w:rPr>
          <w:rFonts w:ascii="Times New Roman" w:eastAsia="仿宋_GB2312" w:hAnsi="Times New Roman" w:cs="Times New Roman" w:hint="eastAsia"/>
          <w:sz w:val="32"/>
          <w:szCs w:val="32"/>
        </w:rPr>
        <w:t>地址、联系人及联系方式，</w:t>
      </w:r>
      <w:proofErr w:type="gramStart"/>
      <w:r>
        <w:rPr>
          <w:rFonts w:ascii="Times New Roman" w:eastAsia="仿宋_GB2312" w:hAnsi="Times New Roman" w:cs="Times New Roman" w:hint="eastAsia"/>
          <w:sz w:val="32"/>
          <w:szCs w:val="32"/>
        </w:rPr>
        <w:t>受理跟函</w:t>
      </w:r>
      <w:proofErr w:type="gramEnd"/>
      <w:r>
        <w:rPr>
          <w:rFonts w:ascii="Times New Roman" w:eastAsia="仿宋_GB2312" w:hAnsi="Times New Roman" w:cs="Times New Roman" w:hint="eastAsia"/>
          <w:sz w:val="32"/>
          <w:szCs w:val="32"/>
        </w:rPr>
        <w:t>的办公地址</w:t>
      </w:r>
      <w:proofErr w:type="gramStart"/>
      <w:r>
        <w:rPr>
          <w:rFonts w:ascii="Times New Roman" w:eastAsia="仿宋_GB2312" w:hAnsi="Times New Roman" w:cs="Times New Roman" w:hint="eastAsia"/>
          <w:sz w:val="32"/>
          <w:szCs w:val="32"/>
        </w:rPr>
        <w:t>及跟函所需</w:t>
      </w:r>
      <w:proofErr w:type="gramEnd"/>
      <w:r>
        <w:rPr>
          <w:rFonts w:ascii="Times New Roman" w:eastAsia="仿宋_GB2312" w:hAnsi="Times New Roman" w:cs="Times New Roman" w:hint="eastAsia"/>
          <w:sz w:val="32"/>
          <w:szCs w:val="32"/>
        </w:rPr>
        <w:t>资料，受理</w:t>
      </w:r>
      <w:proofErr w:type="gramStart"/>
      <w:r>
        <w:rPr>
          <w:rFonts w:ascii="Times New Roman" w:eastAsia="仿宋_GB2312" w:hAnsi="Times New Roman" w:cs="Times New Roman" w:hint="eastAsia"/>
          <w:sz w:val="32"/>
          <w:szCs w:val="32"/>
        </w:rPr>
        <w:t>数字函证的</w:t>
      </w:r>
      <w:proofErr w:type="gramEnd"/>
      <w:r>
        <w:rPr>
          <w:rFonts w:ascii="Times New Roman" w:eastAsia="仿宋_GB2312" w:hAnsi="Times New Roman" w:cs="Times New Roman" w:hint="eastAsia"/>
          <w:sz w:val="32"/>
          <w:szCs w:val="32"/>
        </w:rPr>
        <w:t>具体方式等。</w:t>
      </w:r>
    </w:p>
    <w:p w14:paraId="64B80DB1"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邮寄银行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证函、跟函、以符合相关规定的数字方式办理银行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及回函，均应被视为银行业金融机构可接受</w:t>
      </w:r>
      <w:proofErr w:type="gramStart"/>
      <w:r>
        <w:rPr>
          <w:rFonts w:ascii="Times New Roman" w:eastAsia="仿宋_GB2312" w:hAnsi="Times New Roman" w:cs="Times New Roman" w:hint="eastAsia"/>
          <w:sz w:val="32"/>
          <w:szCs w:val="32"/>
        </w:rPr>
        <w:t>的函证方式</w:t>
      </w:r>
      <w:proofErr w:type="gramEnd"/>
      <w:r>
        <w:rPr>
          <w:rFonts w:ascii="Times New Roman" w:eastAsia="仿宋_GB2312" w:hAnsi="Times New Roman" w:cs="Times New Roman" w:hint="eastAsia"/>
          <w:sz w:val="32"/>
          <w:szCs w:val="32"/>
        </w:rPr>
        <w:t>。</w:t>
      </w:r>
    </w:p>
    <w:p w14:paraId="03F22CDA" w14:textId="77777777" w:rsidR="00DE645E" w:rsidRDefault="008C3ED1">
      <w:pPr>
        <w:widowControl w:val="0"/>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hint="eastAsia"/>
          <w:sz w:val="32"/>
          <w:szCs w:val="32"/>
        </w:rPr>
        <w:t>.</w:t>
      </w:r>
      <w:proofErr w:type="gramStart"/>
      <w:r>
        <w:rPr>
          <w:rFonts w:ascii="Times New Roman" w:eastAsia="仿宋_GB2312" w:hAnsi="Times New Roman" w:cs="Times New Roman" w:hint="eastAsia"/>
          <w:sz w:val="32"/>
          <w:szCs w:val="32"/>
        </w:rPr>
        <w:t>受理函证事项</w:t>
      </w:r>
      <w:proofErr w:type="gramEnd"/>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项及附表</w:t>
      </w:r>
      <w:r>
        <w:rPr>
          <w:rStyle w:val="afc"/>
          <w:rFonts w:ascii="Times New Roman" w:eastAsia="仿宋_GB2312" w:hAnsi="Times New Roman" w:cs="Times New Roman"/>
          <w:sz w:val="32"/>
          <w:szCs w:val="32"/>
        </w:rPr>
        <w:footnoteReference w:id="1"/>
      </w:r>
      <w:r>
        <w:rPr>
          <w:rFonts w:ascii="Times New Roman" w:eastAsia="仿宋_GB2312" w:hAnsi="Times New Roman" w:cs="Times New Roman" w:hint="eastAsia"/>
          <w:sz w:val="32"/>
          <w:szCs w:val="32"/>
        </w:rPr>
        <w:t>）及其办理机构。在</w:t>
      </w:r>
      <w:r>
        <w:rPr>
          <w:rFonts w:ascii="Times New Roman" w:eastAsia="仿宋_GB2312" w:hAnsi="Times New Roman" w:cs="Times New Roman" w:hint="eastAsia"/>
          <w:sz w:val="32"/>
          <w:szCs w:val="32"/>
        </w:rPr>
        <w:lastRenderedPageBreak/>
        <w:t>公示后，对于符合公示条件的申请，银行业金融机构不应拒绝。公示的受理事项包括可以集中处理的第</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项“其他”中的具体业务事项。对于</w:t>
      </w: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项及附表未能实现集中办理的项目，银行业金融机构应当公示办理机构及联系方式。对于未公示的其他内容，注册会计师可以与银行业金融机构就拟确认的具体内容进行沟通处理。</w:t>
      </w:r>
    </w:p>
    <w:p w14:paraId="7CAF49BC"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rPr>
        <w:t>3</w:t>
      </w:r>
      <w:r>
        <w:rPr>
          <w:rFonts w:ascii="Times New Roman" w:eastAsia="仿宋_GB2312" w:hAnsi="Times New Roman" w:cs="Times New Roman" w:hint="eastAsia"/>
          <w:sz w:val="32"/>
          <w:szCs w:val="32"/>
        </w:rPr>
        <w:t>.</w:t>
      </w:r>
      <w:proofErr w:type="gramStart"/>
      <w:r>
        <w:rPr>
          <w:rFonts w:ascii="Times New Roman" w:eastAsia="仿宋_GB2312" w:hAnsi="Times New Roman" w:cs="Times New Roman" w:hint="eastAsia"/>
          <w:sz w:val="32"/>
          <w:szCs w:val="32"/>
        </w:rPr>
        <w:t>函证范围</w:t>
      </w:r>
      <w:proofErr w:type="gramEnd"/>
      <w:r>
        <w:rPr>
          <w:rFonts w:ascii="Times New Roman" w:eastAsia="仿宋_GB2312" w:hAnsi="Times New Roman" w:cs="Times New Roman" w:hint="eastAsia"/>
          <w:sz w:val="32"/>
          <w:szCs w:val="32"/>
        </w:rPr>
        <w:t>和回函用章。在实现集约化或数字化的情况下，银行业金融机构应当就</w:t>
      </w:r>
      <w:proofErr w:type="gramStart"/>
      <w:r>
        <w:rPr>
          <w:rFonts w:ascii="Times New Roman" w:eastAsia="仿宋_GB2312" w:hAnsi="Times New Roman" w:cs="Times New Roman" w:hint="eastAsia"/>
          <w:sz w:val="32"/>
          <w:szCs w:val="32"/>
        </w:rPr>
        <w:t>询证函的函证</w:t>
      </w:r>
      <w:proofErr w:type="gramEnd"/>
      <w:r>
        <w:rPr>
          <w:rFonts w:ascii="Times New Roman" w:eastAsia="仿宋_GB2312" w:hAnsi="Times New Roman" w:cs="Times New Roman" w:hint="eastAsia"/>
          <w:sz w:val="32"/>
          <w:szCs w:val="32"/>
        </w:rPr>
        <w:t>范围（即“函证收件人”可填写的总分支机构范围）以及所采用的回函用章的适用范围进行公示，说明可一并查询具体业务的最高</w:t>
      </w:r>
      <w:r>
        <w:rPr>
          <w:rFonts w:ascii="Times New Roman" w:eastAsia="仿宋_GB2312" w:hAnsi="Times New Roman" w:cs="Times New Roman" w:hint="eastAsia"/>
          <w:sz w:val="32"/>
          <w:szCs w:val="32"/>
        </w:rPr>
        <w:t>机构层级及回函用章。</w:t>
      </w:r>
    </w:p>
    <w:p w14:paraId="6BACA762"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rPr>
        <w:t>4</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回函服务的收费标准。</w:t>
      </w:r>
    </w:p>
    <w:p w14:paraId="599E3EA1"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rPr>
        <w:t>5</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受理银行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所需的被审计单位授权预留签章或电子授权要求。</w:t>
      </w:r>
    </w:p>
    <w:p w14:paraId="26D59336"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rPr>
        <w:t>6</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受理银行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证函（格式二）时为</w:t>
      </w:r>
      <w:proofErr w:type="gramStart"/>
      <w:r>
        <w:rPr>
          <w:rFonts w:ascii="Times New Roman" w:eastAsia="仿宋_GB2312" w:hAnsi="Times New Roman" w:cs="Times New Roman" w:hint="eastAsia"/>
          <w:sz w:val="32"/>
          <w:szCs w:val="32"/>
        </w:rPr>
        <w:t>识别函证范围</w:t>
      </w:r>
      <w:proofErr w:type="gramEnd"/>
      <w:r>
        <w:rPr>
          <w:rFonts w:ascii="Times New Roman" w:eastAsia="仿宋_GB2312" w:hAnsi="Times New Roman" w:cs="Times New Roman" w:hint="eastAsia"/>
          <w:sz w:val="32"/>
          <w:szCs w:val="32"/>
        </w:rPr>
        <w:t>所需的信息的填写要求。</w:t>
      </w:r>
    </w:p>
    <w:p w14:paraId="6A7D4798"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rPr>
        <w:t>7</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银行业金融机构根据本指引要求需要公示的其他事项，或者银行业金融机构认为有必要公示的其他事项。例如，针对特定业务的办理信息、使用有防伪或校验功能的银行印章的查验渠道、</w:t>
      </w:r>
      <w:proofErr w:type="gramStart"/>
      <w:r>
        <w:rPr>
          <w:rFonts w:ascii="Times New Roman" w:eastAsia="仿宋_GB2312" w:hAnsi="Times New Roman" w:cs="Times New Roman" w:hint="eastAsia"/>
          <w:sz w:val="32"/>
          <w:szCs w:val="32"/>
        </w:rPr>
        <w:t>函证范围</w:t>
      </w:r>
      <w:proofErr w:type="gramEnd"/>
      <w:r>
        <w:rPr>
          <w:rFonts w:ascii="Times New Roman" w:eastAsia="仿宋_GB2312" w:hAnsi="Times New Roman" w:cs="Times New Roman" w:hint="eastAsia"/>
          <w:sz w:val="32"/>
          <w:szCs w:val="32"/>
        </w:rPr>
        <w:t>是否包含理财子公司等。</w:t>
      </w:r>
    </w:p>
    <w:p w14:paraId="63308F46"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中国银行业协会汇总公布银行业金融机构公示的信息。银行业金融机构发生集中处理部门地址变更、暂停办理等情形的，应当及时予以公示，并同时公示负责临时办理的部门、</w:t>
      </w:r>
      <w:r>
        <w:rPr>
          <w:rFonts w:ascii="Times New Roman" w:eastAsia="仿宋_GB2312" w:hAnsi="Times New Roman" w:cs="Times New Roman" w:hint="eastAsia"/>
          <w:sz w:val="32"/>
          <w:szCs w:val="32"/>
        </w:rPr>
        <w:lastRenderedPageBreak/>
        <w:t>联系方式及临时办理期间等信息，并向中国银行业协会报送（地方法人银行向各地银行业协会报送）。具体公示及报送要求按照本指引及《银行函证业务集中处理信息公示制度》（</w:t>
      </w:r>
      <w:proofErr w:type="gramStart"/>
      <w:r>
        <w:rPr>
          <w:rFonts w:ascii="Times New Roman" w:eastAsia="仿宋_GB2312" w:hAnsi="Times New Roman" w:cs="Times New Roman" w:hint="eastAsia"/>
          <w:sz w:val="32"/>
          <w:szCs w:val="32"/>
        </w:rPr>
        <w:t>银</w:t>
      </w:r>
      <w:r>
        <w:rPr>
          <w:rFonts w:ascii="Times New Roman" w:eastAsia="仿宋_GB2312" w:hAnsi="Times New Roman" w:cs="Times New Roman" w:hint="eastAsia"/>
          <w:sz w:val="32"/>
          <w:szCs w:val="32"/>
        </w:rPr>
        <w:t>协发</w:t>
      </w:r>
      <w:proofErr w:type="gramEnd"/>
      <w:r>
        <w:rPr>
          <w:rFonts w:ascii="Times New Roman" w:eastAsia="仿宋_GB2312" w:hAnsi="Times New Roman" w:cs="Times New Roman"/>
          <w:sz w:val="32"/>
          <w:szCs w:val="32"/>
        </w:rPr>
        <w:t>〔</w:t>
      </w:r>
      <w:r>
        <w:rPr>
          <w:rFonts w:ascii="Times New Roman" w:eastAsia="仿宋_GB2312" w:hAnsi="Times New Roman" w:cs="Times New Roman"/>
          <w:sz w:val="32"/>
          <w:szCs w:val="32"/>
        </w:rPr>
        <w:t>2022</w:t>
      </w:r>
      <w:r>
        <w:rPr>
          <w:rFonts w:ascii="Times New Roman" w:eastAsia="仿宋_GB2312" w:hAnsi="Times New Roman" w:cs="Times New Roman"/>
          <w:sz w:val="32"/>
          <w:szCs w:val="32"/>
        </w:rPr>
        <w:t>〕</w:t>
      </w:r>
      <w:r>
        <w:rPr>
          <w:rFonts w:ascii="Times New Roman" w:eastAsia="仿宋_GB2312" w:hAnsi="Times New Roman" w:cs="Times New Roman"/>
          <w:sz w:val="32"/>
          <w:szCs w:val="32"/>
        </w:rPr>
        <w:t>6</w:t>
      </w:r>
      <w:r>
        <w:rPr>
          <w:rFonts w:ascii="仿宋_GB2312" w:eastAsia="仿宋_GB2312" w:hAnsi="仿宋_GB2312" w:cs="仿宋_GB2312" w:hint="eastAsia"/>
          <w:sz w:val="32"/>
          <w:szCs w:val="32"/>
        </w:rPr>
        <w:t>号</w:t>
      </w:r>
      <w:r>
        <w:rPr>
          <w:rFonts w:ascii="Times New Roman" w:eastAsia="仿宋_GB2312" w:hAnsi="Times New Roman" w:cs="Times New Roman" w:hint="eastAsia"/>
          <w:sz w:val="32"/>
          <w:szCs w:val="32"/>
        </w:rPr>
        <w:t>）办理。</w:t>
      </w:r>
    </w:p>
    <w:p w14:paraId="58F55056"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（三）集约化要求及特殊情况说明。</w:t>
      </w:r>
    </w:p>
    <w:p w14:paraId="5617E043"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proofErr w:type="gramStart"/>
      <w:r>
        <w:rPr>
          <w:rFonts w:ascii="Times New Roman" w:eastAsia="仿宋_GB2312" w:hAnsi="Times New Roman" w:cs="Times New Roman" w:hint="eastAsia"/>
          <w:sz w:val="32"/>
          <w:szCs w:val="32"/>
        </w:rPr>
        <w:t>函证业务</w:t>
      </w:r>
      <w:proofErr w:type="gramEnd"/>
      <w:r>
        <w:rPr>
          <w:rFonts w:ascii="Times New Roman" w:eastAsia="仿宋_GB2312" w:hAnsi="Times New Roman" w:cs="Times New Roman" w:hint="eastAsia"/>
          <w:sz w:val="32"/>
          <w:szCs w:val="32"/>
        </w:rPr>
        <w:t>应当按照《关于加快推进银行函证规范化、集约化、数字化建设的通知》（财会〔</w:t>
      </w:r>
      <w:r>
        <w:rPr>
          <w:rFonts w:ascii="Times New Roman" w:eastAsia="仿宋_GB2312" w:hAnsi="Times New Roman" w:cs="Times New Roman"/>
          <w:sz w:val="32"/>
          <w:szCs w:val="32"/>
        </w:rPr>
        <w:t>2022</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39</w:t>
      </w:r>
      <w:r>
        <w:rPr>
          <w:rFonts w:ascii="Times New Roman" w:eastAsia="仿宋_GB2312" w:hAnsi="Times New Roman" w:cs="Times New Roman" w:hint="eastAsia"/>
          <w:sz w:val="32"/>
          <w:szCs w:val="32"/>
        </w:rPr>
        <w:t>号）的要求实现集中处理。对于</w:t>
      </w: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13</w:t>
      </w:r>
      <w:r>
        <w:rPr>
          <w:rFonts w:ascii="Times New Roman" w:eastAsia="仿宋_GB2312" w:hAnsi="Times New Roman" w:cs="Times New Roman" w:hint="eastAsia"/>
          <w:sz w:val="32"/>
          <w:szCs w:val="32"/>
        </w:rPr>
        <w:t>项（含附表）规范业务，银行业金融机构应做到集中办理；因特殊原因对于其中个别项目暂时未能实现集中办理的，银行业金融机构应当在总行或总部网站、</w:t>
      </w:r>
      <w:proofErr w:type="gramStart"/>
      <w:r>
        <w:rPr>
          <w:rFonts w:ascii="Times New Roman" w:eastAsia="仿宋_GB2312" w:hAnsi="Times New Roman" w:cs="Times New Roman" w:hint="eastAsia"/>
          <w:sz w:val="32"/>
          <w:szCs w:val="32"/>
        </w:rPr>
        <w:t>微信公众号</w:t>
      </w:r>
      <w:proofErr w:type="gramEnd"/>
      <w:r>
        <w:rPr>
          <w:rFonts w:ascii="Times New Roman" w:eastAsia="仿宋_GB2312" w:hAnsi="Times New Roman" w:cs="Times New Roman" w:hint="eastAsia"/>
          <w:sz w:val="32"/>
          <w:szCs w:val="32"/>
        </w:rPr>
        <w:t>等公开渠道明确由集中办理机构以外的经办机构办理，并进行清晰公示。对于第</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项其他业务，银行能够实现集中办理的，应当集中办理，并在总行或总部网站、</w:t>
      </w:r>
      <w:proofErr w:type="gramStart"/>
      <w:r>
        <w:rPr>
          <w:rFonts w:ascii="Times New Roman" w:eastAsia="仿宋_GB2312" w:hAnsi="Times New Roman" w:cs="Times New Roman" w:hint="eastAsia"/>
          <w:sz w:val="32"/>
          <w:szCs w:val="32"/>
        </w:rPr>
        <w:t>微信公众号</w:t>
      </w:r>
      <w:proofErr w:type="gramEnd"/>
      <w:r>
        <w:rPr>
          <w:rFonts w:ascii="Times New Roman" w:eastAsia="仿宋_GB2312" w:hAnsi="Times New Roman" w:cs="Times New Roman" w:hint="eastAsia"/>
          <w:sz w:val="32"/>
          <w:szCs w:val="32"/>
        </w:rPr>
        <w:t>等公开渠道公布相</w:t>
      </w:r>
      <w:r>
        <w:rPr>
          <w:rFonts w:ascii="Times New Roman" w:eastAsia="仿宋_GB2312" w:hAnsi="Times New Roman" w:cs="Times New Roman" w:hint="eastAsia"/>
          <w:sz w:val="32"/>
          <w:szCs w:val="32"/>
        </w:rPr>
        <w:t>应事项清单。</w:t>
      </w:r>
    </w:p>
    <w:p w14:paraId="6D034F31"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对于验资业务银行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等时效性强的特殊情况，可以采取非集中方式，会计师事务所实施现场程序（跟函）。对于符合银行业金融机构受理要求进行的跟函，</w:t>
      </w:r>
      <w:proofErr w:type="gramStart"/>
      <w:r>
        <w:rPr>
          <w:rFonts w:ascii="Times New Roman" w:eastAsia="仿宋_GB2312" w:hAnsi="Times New Roman" w:cs="Times New Roman" w:hint="eastAsia"/>
          <w:sz w:val="32"/>
          <w:szCs w:val="32"/>
        </w:rPr>
        <w:t>跟函人员</w:t>
      </w:r>
      <w:proofErr w:type="gramEnd"/>
      <w:r>
        <w:rPr>
          <w:rFonts w:ascii="Times New Roman" w:eastAsia="仿宋_GB2312" w:hAnsi="Times New Roman" w:cs="Times New Roman" w:hint="eastAsia"/>
          <w:sz w:val="32"/>
          <w:szCs w:val="32"/>
        </w:rPr>
        <w:t>信息应填写在</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“联系人”信息中。会计师事务所应向银行业金融机构提供经授权加盖会计师事务所印章的介绍信，</w:t>
      </w:r>
      <w:proofErr w:type="gramStart"/>
      <w:r>
        <w:rPr>
          <w:rFonts w:ascii="Times New Roman" w:eastAsia="仿宋_GB2312" w:hAnsi="Times New Roman" w:cs="Times New Roman" w:hint="eastAsia"/>
          <w:sz w:val="32"/>
          <w:szCs w:val="32"/>
        </w:rPr>
        <w:t>跟函人员</w:t>
      </w:r>
      <w:proofErr w:type="gramEnd"/>
      <w:r>
        <w:rPr>
          <w:rFonts w:ascii="Times New Roman" w:eastAsia="仿宋_GB2312" w:hAnsi="Times New Roman" w:cs="Times New Roman" w:hint="eastAsia"/>
          <w:sz w:val="32"/>
          <w:szCs w:val="32"/>
        </w:rPr>
        <w:t>携带身份证件进行办理。会计师事务所已实现</w:t>
      </w:r>
      <w:proofErr w:type="gramStart"/>
      <w:r>
        <w:rPr>
          <w:rFonts w:ascii="Times New Roman" w:eastAsia="仿宋_GB2312" w:hAnsi="Times New Roman" w:cs="Times New Roman" w:hint="eastAsia"/>
          <w:sz w:val="32"/>
          <w:szCs w:val="32"/>
        </w:rPr>
        <w:t>集中函证的</w:t>
      </w:r>
      <w:proofErr w:type="gramEnd"/>
      <w:r>
        <w:rPr>
          <w:rFonts w:ascii="Times New Roman" w:eastAsia="仿宋_GB2312" w:hAnsi="Times New Roman" w:cs="Times New Roman" w:hint="eastAsia"/>
          <w:sz w:val="32"/>
          <w:szCs w:val="32"/>
        </w:rPr>
        <w:t>，介绍信可以加盖集中处理机构的印章。特殊情况需要修改联系人的，应在介绍信中予以注明。银行业金融机构可</w:t>
      </w:r>
      <w:r>
        <w:rPr>
          <w:rFonts w:ascii="Times New Roman" w:eastAsia="仿宋_GB2312" w:hAnsi="Times New Roman" w:cs="Times New Roman" w:hint="eastAsia"/>
          <w:sz w:val="32"/>
          <w:szCs w:val="32"/>
        </w:rPr>
        <w:lastRenderedPageBreak/>
        <w:t>以现场办理后直接交付给会计师</w:t>
      </w:r>
      <w:proofErr w:type="gramStart"/>
      <w:r>
        <w:rPr>
          <w:rFonts w:ascii="Times New Roman" w:eastAsia="仿宋_GB2312" w:hAnsi="Times New Roman" w:cs="Times New Roman" w:hint="eastAsia"/>
          <w:sz w:val="32"/>
          <w:szCs w:val="32"/>
        </w:rPr>
        <w:t>事务所跟函人员</w:t>
      </w:r>
      <w:proofErr w:type="gramEnd"/>
      <w:r>
        <w:rPr>
          <w:rFonts w:ascii="Times New Roman" w:eastAsia="仿宋_GB2312" w:hAnsi="Times New Roman" w:cs="Times New Roman" w:hint="eastAsia"/>
          <w:sz w:val="32"/>
          <w:szCs w:val="32"/>
        </w:rPr>
        <w:t>，或在办理后直接邮寄至银行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中指定的会计</w:t>
      </w:r>
      <w:r>
        <w:rPr>
          <w:rFonts w:ascii="Times New Roman" w:eastAsia="仿宋_GB2312" w:hAnsi="Times New Roman" w:cs="Times New Roman" w:hint="eastAsia"/>
          <w:sz w:val="32"/>
          <w:szCs w:val="32"/>
        </w:rPr>
        <w:t>师事务所收件人。</w:t>
      </w:r>
    </w:p>
    <w:p w14:paraId="3301F75F"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（四）回函效力说明。</w:t>
      </w:r>
    </w:p>
    <w:p w14:paraId="6D7BD8FE" w14:textId="77777777" w:rsidR="00DE645E" w:rsidRDefault="008C3ED1">
      <w:pPr>
        <w:numPr>
          <w:ilvl w:val="255"/>
          <w:numId w:val="0"/>
        </w:numPr>
        <w:tabs>
          <w:tab w:val="left" w:pos="312"/>
        </w:tabs>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数字化回函与纸质回函具有同等法律效力和证明力。无论采取数字化或纸质方式回函，银行均应当加强内部稽核、校验，对回函内容的真实性、准确性负责，不得以任何理由、任何方式免责。银行数字化回函内容不能覆盖前</w:t>
      </w:r>
      <w:r>
        <w:rPr>
          <w:rFonts w:ascii="Times New Roman" w:eastAsia="仿宋_GB2312" w:hAnsi="Times New Roman" w:cs="Times New Roman"/>
          <w:sz w:val="32"/>
          <w:szCs w:val="32"/>
        </w:rPr>
        <w:t>13</w:t>
      </w:r>
      <w:r>
        <w:rPr>
          <w:rFonts w:ascii="Times New Roman" w:eastAsia="仿宋_GB2312" w:hAnsi="Times New Roman" w:cs="Times New Roman" w:hint="eastAsia"/>
          <w:sz w:val="32"/>
          <w:szCs w:val="32"/>
        </w:rPr>
        <w:t>项询证项目的，应当以纸质方式进行辅助回函。</w:t>
      </w:r>
    </w:p>
    <w:p w14:paraId="43406E2D"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（五）</w:t>
      </w:r>
      <w:proofErr w:type="gramStart"/>
      <w:r>
        <w:rPr>
          <w:rFonts w:ascii="Times New Roman" w:eastAsia="楷体_GB2312" w:hAnsi="Times New Roman" w:cs="Times New Roman" w:hint="eastAsia"/>
        </w:rPr>
        <w:t>银行函证服务</w:t>
      </w:r>
      <w:proofErr w:type="gramEnd"/>
      <w:r>
        <w:rPr>
          <w:rFonts w:ascii="Times New Roman" w:eastAsia="楷体_GB2312" w:hAnsi="Times New Roman" w:cs="Times New Roman" w:hint="eastAsia"/>
        </w:rPr>
        <w:t>收费说明。</w:t>
      </w:r>
    </w:p>
    <w:p w14:paraId="19CF8F63"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回函服务收费属于市场调节价的，应当依法制定并公示回函服务不同内容或档次的收费标准，以及被审计单位不支付或拖欠费用等情况的处理办法（如有）。注册会计师提请被审计单位提供准确、可以扣款的账</w:t>
      </w:r>
      <w:r>
        <w:rPr>
          <w:rFonts w:ascii="Times New Roman" w:eastAsia="仿宋_GB2312" w:hAnsi="Times New Roman" w:cs="Times New Roman" w:hint="eastAsia"/>
          <w:sz w:val="32"/>
          <w:szCs w:val="32"/>
        </w:rPr>
        <w:t>户及账号信息。如遇特殊情况，</w:t>
      </w:r>
      <w:bookmarkStart w:id="1" w:name="_Hlk146531124"/>
      <w:r>
        <w:rPr>
          <w:rFonts w:ascii="Times New Roman" w:eastAsia="仿宋_GB2312" w:hAnsi="Times New Roman" w:cs="Times New Roman" w:hint="eastAsia"/>
          <w:sz w:val="32"/>
          <w:szCs w:val="32"/>
        </w:rPr>
        <w:t>被审计单位</w:t>
      </w:r>
      <w:bookmarkEnd w:id="1"/>
      <w:r>
        <w:rPr>
          <w:rFonts w:ascii="Times New Roman" w:eastAsia="仿宋_GB2312" w:hAnsi="Times New Roman" w:cs="Times New Roman" w:hint="eastAsia"/>
          <w:sz w:val="32"/>
          <w:szCs w:val="32"/>
        </w:rPr>
        <w:t>指定账户不足以扣划回函服务费用，银行业金融机构在接受现场缴费的情况下，可以通知会计师事务所并通过其提请被审计单位现场缴费。因</w:t>
      </w:r>
      <w:proofErr w:type="gramStart"/>
      <w:r>
        <w:rPr>
          <w:rFonts w:ascii="Times New Roman" w:eastAsia="仿宋_GB2312" w:hAnsi="Times New Roman" w:cs="Times New Roman" w:hint="eastAsia"/>
          <w:sz w:val="32"/>
          <w:szCs w:val="32"/>
        </w:rPr>
        <w:t>银行函证服务</w:t>
      </w:r>
      <w:proofErr w:type="gramEnd"/>
      <w:r>
        <w:rPr>
          <w:rFonts w:ascii="Times New Roman" w:eastAsia="仿宋_GB2312" w:hAnsi="Times New Roman" w:cs="Times New Roman" w:hint="eastAsia"/>
          <w:sz w:val="32"/>
          <w:szCs w:val="32"/>
        </w:rPr>
        <w:t>收费产生的其他事项，银行业金融机构应当及时通知会计师事务所，注册会计师应当与银行业金融机构及时沟通并采取措施，被审计单位应当积极配合。如被审计单位不同意支付费用、未及时补缴费用的，银行业金融机构可退函（具体</w:t>
      </w:r>
      <w:proofErr w:type="gramStart"/>
      <w:r>
        <w:rPr>
          <w:rFonts w:ascii="Times New Roman" w:eastAsia="仿宋_GB2312" w:hAnsi="Times New Roman" w:cs="Times New Roman" w:hint="eastAsia"/>
          <w:sz w:val="32"/>
          <w:szCs w:val="32"/>
        </w:rPr>
        <w:t>参见第</w:t>
      </w:r>
      <w:proofErr w:type="gramEnd"/>
      <w:r>
        <w:rPr>
          <w:rFonts w:ascii="Times New Roman" w:eastAsia="仿宋_GB2312" w:hAnsi="Times New Roman" w:cs="Times New Roman" w:hint="eastAsia"/>
          <w:sz w:val="32"/>
          <w:szCs w:val="32"/>
        </w:rPr>
        <w:t>一部分“（九）通知及退函说明”）。</w:t>
      </w:r>
    </w:p>
    <w:p w14:paraId="4ABC970A"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鼓励银行业金融机构优化</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扣款方式，通过线</w:t>
      </w:r>
      <w:proofErr w:type="gramStart"/>
      <w:r>
        <w:rPr>
          <w:rFonts w:ascii="Times New Roman" w:eastAsia="仿宋_GB2312" w:hAnsi="Times New Roman" w:cs="Times New Roman" w:hint="eastAsia"/>
          <w:sz w:val="32"/>
          <w:szCs w:val="32"/>
        </w:rPr>
        <w:t>上方式</w:t>
      </w:r>
      <w:proofErr w:type="gramEnd"/>
      <w:r>
        <w:rPr>
          <w:rFonts w:ascii="Times New Roman" w:eastAsia="仿宋_GB2312" w:hAnsi="Times New Roman" w:cs="Times New Roman" w:hint="eastAsia"/>
          <w:sz w:val="32"/>
          <w:szCs w:val="32"/>
        </w:rPr>
        <w:t>办理扣款，以提升</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受理效率。</w:t>
      </w:r>
    </w:p>
    <w:p w14:paraId="3FFB3ED0"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lastRenderedPageBreak/>
        <w:t>（六）</w:t>
      </w:r>
      <w:r>
        <w:rPr>
          <w:rFonts w:ascii="Times New Roman" w:eastAsia="楷体_GB2312" w:hAnsi="Times New Roman" w:cs="Times New Roman" w:hint="eastAsia"/>
        </w:rPr>
        <w:t>被审计单位授权预留签章说明。</w:t>
      </w:r>
    </w:p>
    <w:p w14:paraId="24A585C9" w14:textId="77777777" w:rsidR="00DE645E" w:rsidRDefault="008C3ED1">
      <w:pPr>
        <w:tabs>
          <w:tab w:val="left" w:pos="312"/>
        </w:tabs>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银行业金融机构可校验的签章包括但不限于被审计单位在银行开户时的预留签章或被审计单位与银行约定在</w:t>
      </w:r>
      <w:proofErr w:type="gramStart"/>
      <w:r>
        <w:rPr>
          <w:rFonts w:ascii="Times New Roman" w:eastAsia="仿宋_GB2312" w:hAnsi="Times New Roman" w:cs="Times New Roman" w:hint="eastAsia"/>
          <w:sz w:val="32"/>
          <w:szCs w:val="32"/>
        </w:rPr>
        <w:t>办理函证业务</w:t>
      </w:r>
      <w:proofErr w:type="gramEnd"/>
      <w:r>
        <w:rPr>
          <w:rFonts w:ascii="Times New Roman" w:eastAsia="仿宋_GB2312" w:hAnsi="Times New Roman" w:cs="Times New Roman" w:hint="eastAsia"/>
          <w:sz w:val="32"/>
          <w:szCs w:val="32"/>
        </w:rPr>
        <w:t>时需要加盖的签章（包括具体签章组合）。银行业金融机构应当明确受理银行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所需的被审计单位授权预留签章或电子授权要求。</w:t>
      </w:r>
    </w:p>
    <w:p w14:paraId="7D0A29C9" w14:textId="77777777" w:rsidR="00DE645E" w:rsidRDefault="008C3ED1">
      <w:pPr>
        <w:numPr>
          <w:ilvl w:val="255"/>
          <w:numId w:val="0"/>
        </w:num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被审计单位</w:t>
      </w:r>
      <w:proofErr w:type="gramStart"/>
      <w:r>
        <w:rPr>
          <w:rFonts w:ascii="Times New Roman" w:eastAsia="仿宋_GB2312" w:hAnsi="Times New Roman" w:cs="Times New Roman" w:hint="eastAsia"/>
          <w:sz w:val="32"/>
          <w:szCs w:val="32"/>
        </w:rPr>
        <w:t>应在询证函预留</w:t>
      </w:r>
      <w:proofErr w:type="gramEnd"/>
      <w:r>
        <w:rPr>
          <w:rFonts w:ascii="Times New Roman" w:eastAsia="仿宋_GB2312" w:hAnsi="Times New Roman" w:cs="Times New Roman" w:hint="eastAsia"/>
          <w:sz w:val="32"/>
          <w:szCs w:val="32"/>
        </w:rPr>
        <w:t>签章处填写日期。如遇印鉴变更等特殊情况，应尽快在填写日期前完成，确保函证流程顺利推进。</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预留签章处按上述规定加盖签章或采用有效的电子授权，即代表被审计单位同意就</w:t>
      </w:r>
      <w:proofErr w:type="gramStart"/>
      <w:r>
        <w:rPr>
          <w:rFonts w:ascii="Times New Roman" w:eastAsia="仿宋_GB2312" w:hAnsi="Times New Roman" w:cs="Times New Roman" w:hint="eastAsia"/>
          <w:sz w:val="32"/>
          <w:szCs w:val="32"/>
        </w:rPr>
        <w:t>询证函进行函证</w:t>
      </w:r>
      <w:proofErr w:type="gramEnd"/>
      <w:r>
        <w:rPr>
          <w:rFonts w:ascii="Times New Roman" w:eastAsia="仿宋_GB2312" w:hAnsi="Times New Roman" w:cs="Times New Roman" w:hint="eastAsia"/>
          <w:sz w:val="32"/>
          <w:szCs w:val="32"/>
        </w:rPr>
        <w:t>并扣款。银行业金融机构在账户管理和核实被审计单位真实意愿方面如有其他额外要求，应</w:t>
      </w:r>
      <w:proofErr w:type="gramStart"/>
      <w:r>
        <w:rPr>
          <w:rFonts w:ascii="Times New Roman" w:eastAsia="仿宋_GB2312" w:hAnsi="Times New Roman" w:cs="Times New Roman" w:hint="eastAsia"/>
          <w:sz w:val="32"/>
          <w:szCs w:val="32"/>
        </w:rPr>
        <w:t>在官网进行</w:t>
      </w:r>
      <w:proofErr w:type="gramEnd"/>
      <w:r>
        <w:rPr>
          <w:rFonts w:ascii="Times New Roman" w:eastAsia="仿宋_GB2312" w:hAnsi="Times New Roman" w:cs="Times New Roman" w:hint="eastAsia"/>
          <w:sz w:val="32"/>
          <w:szCs w:val="32"/>
        </w:rPr>
        <w:t>明确公示，不得额外要求加盖会计师事务所印章。</w:t>
      </w:r>
    </w:p>
    <w:p w14:paraId="09F205F3" w14:textId="77777777" w:rsidR="00DE645E" w:rsidRDefault="008C3ED1">
      <w:pPr>
        <w:numPr>
          <w:ilvl w:val="255"/>
          <w:numId w:val="0"/>
        </w:num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如注册会计师</w:t>
      </w:r>
      <w:proofErr w:type="gramStart"/>
      <w:r>
        <w:rPr>
          <w:rFonts w:ascii="Times New Roman" w:eastAsia="仿宋_GB2312" w:hAnsi="Times New Roman" w:cs="Times New Roman" w:hint="eastAsia"/>
          <w:sz w:val="32"/>
          <w:szCs w:val="32"/>
        </w:rPr>
        <w:t>同时函证同</w:t>
      </w:r>
      <w:proofErr w:type="gramEnd"/>
      <w:r>
        <w:rPr>
          <w:rFonts w:ascii="Times New Roman" w:eastAsia="仿宋_GB2312" w:hAnsi="Times New Roman" w:cs="Times New Roman" w:hint="eastAsia"/>
          <w:sz w:val="32"/>
          <w:szCs w:val="32"/>
        </w:rPr>
        <w:t>一被审计单位的多个账户，且账户的预留银行签章不同，若其中一个账户为</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指定扣款账户，注册会计师应当要求被审计单位加盖扣款账户预留签章，银行业金融机构校</w:t>
      </w:r>
      <w:r>
        <w:rPr>
          <w:rFonts w:ascii="Times New Roman" w:eastAsia="仿宋_GB2312" w:hAnsi="Times New Roman" w:cs="Times New Roman" w:hint="eastAsia"/>
          <w:sz w:val="32"/>
          <w:szCs w:val="32"/>
        </w:rPr>
        <w:t>验此预留签章即可办理回函业务。</w:t>
      </w:r>
    </w:p>
    <w:p w14:paraId="24DAED8E"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（七）</w:t>
      </w:r>
      <w:proofErr w:type="gramStart"/>
      <w:r>
        <w:rPr>
          <w:rFonts w:ascii="Times New Roman" w:eastAsia="楷体_GB2312" w:hAnsi="Times New Roman" w:cs="Times New Roman" w:hint="eastAsia"/>
        </w:rPr>
        <w:t>银行函证回函</w:t>
      </w:r>
      <w:proofErr w:type="gramEnd"/>
      <w:r>
        <w:rPr>
          <w:rFonts w:ascii="Times New Roman" w:eastAsia="楷体_GB2312" w:hAnsi="Times New Roman" w:cs="Times New Roman" w:hint="eastAsia"/>
        </w:rPr>
        <w:t>时限说明。</w:t>
      </w:r>
    </w:p>
    <w:p w14:paraId="7DD835DA"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银行业金融机构应当自收到符合规定的</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之日起</w:t>
      </w:r>
      <w:r>
        <w:rPr>
          <w:rFonts w:ascii="Times New Roman" w:eastAsia="仿宋_GB2312" w:hAnsi="Times New Roman" w:cs="Times New Roman"/>
          <w:sz w:val="32"/>
          <w:szCs w:val="32"/>
        </w:rPr>
        <w:t>10</w:t>
      </w:r>
      <w:r>
        <w:rPr>
          <w:rFonts w:ascii="Times New Roman" w:eastAsia="仿宋_GB2312" w:hAnsi="Times New Roman" w:cs="Times New Roman" w:hint="eastAsia"/>
          <w:sz w:val="32"/>
          <w:szCs w:val="32"/>
        </w:rPr>
        <w:t>个工作日内，按照要求将回函直接回复会计师事务所。实现数字化回函的银行业金融机构可以优先保障数字回函时限。</w:t>
      </w:r>
      <w:r>
        <w:rPr>
          <w:rFonts w:ascii="Times New Roman" w:eastAsia="仿宋_GB2312" w:hAnsi="Times New Roman" w:cs="Times New Roman"/>
          <w:sz w:val="32"/>
          <w:szCs w:val="32"/>
        </w:rPr>
        <w:t>202</w:t>
      </w:r>
      <w:r>
        <w:rPr>
          <w:rFonts w:ascii="Times New Roman" w:eastAsia="仿宋_GB2312" w:hAnsi="Times New Roman" w:cs="Times New Roman" w:hint="eastAsia"/>
          <w:sz w:val="32"/>
          <w:szCs w:val="32"/>
        </w:rPr>
        <w:t>5</w:t>
      </w:r>
      <w:r>
        <w:rPr>
          <w:rFonts w:ascii="Times New Roman" w:eastAsia="仿宋_GB2312" w:hAnsi="Times New Roman" w:cs="Times New Roman" w:hint="eastAsia"/>
          <w:sz w:val="32"/>
          <w:szCs w:val="32"/>
        </w:rPr>
        <w:t>年底前，对于已实现集中处理且回函确有困难的，可以适当延长</w:t>
      </w:r>
      <w:proofErr w:type="gramStart"/>
      <w:r>
        <w:rPr>
          <w:rFonts w:ascii="Times New Roman" w:eastAsia="仿宋_GB2312" w:hAnsi="Times New Roman" w:cs="Times New Roman" w:hint="eastAsia"/>
          <w:sz w:val="32"/>
          <w:szCs w:val="32"/>
        </w:rPr>
        <w:t>纸质函证回函</w:t>
      </w:r>
      <w:proofErr w:type="gramEnd"/>
      <w:r>
        <w:rPr>
          <w:rFonts w:ascii="Times New Roman" w:eastAsia="仿宋_GB2312" w:hAnsi="Times New Roman" w:cs="Times New Roman" w:hint="eastAsia"/>
          <w:sz w:val="32"/>
          <w:szCs w:val="32"/>
        </w:rPr>
        <w:t>时限至不超过</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个工作日。</w:t>
      </w:r>
    </w:p>
    <w:p w14:paraId="6A96E128"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lastRenderedPageBreak/>
        <w:t>（八）银行业金融机构回函工作说明。</w:t>
      </w:r>
    </w:p>
    <w:p w14:paraId="3948AA33"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银行业金融机构应当加强回函的复核控制，以提供真实准确的回函信息。原则上，</w:t>
      </w:r>
      <w:proofErr w:type="gramStart"/>
      <w:r>
        <w:rPr>
          <w:rFonts w:ascii="Times New Roman" w:eastAsia="仿宋_GB2312" w:hAnsi="Times New Roman" w:cs="Times New Roman" w:hint="eastAsia"/>
          <w:sz w:val="32"/>
          <w:szCs w:val="32"/>
        </w:rPr>
        <w:t>函证信息</w:t>
      </w:r>
      <w:proofErr w:type="gramEnd"/>
      <w:r>
        <w:rPr>
          <w:rFonts w:ascii="Times New Roman" w:eastAsia="仿宋_GB2312" w:hAnsi="Times New Roman" w:cs="Times New Roman" w:hint="eastAsia"/>
          <w:sz w:val="32"/>
          <w:szCs w:val="32"/>
        </w:rPr>
        <w:t>按照“函证收件人”范围进行查询和回函（具体参见第二部分“（一）银行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证函（格式一）与银行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证函（格式二）通用说明”第</w:t>
      </w:r>
      <w:r>
        <w:rPr>
          <w:rFonts w:ascii="Times New Roman" w:eastAsia="仿宋_GB2312" w:hAnsi="Times New Roman" w:cs="Times New Roman"/>
          <w:sz w:val="32"/>
          <w:szCs w:val="32"/>
        </w:rPr>
        <w:t>4</w:t>
      </w:r>
      <w:r>
        <w:rPr>
          <w:rFonts w:ascii="Times New Roman" w:eastAsia="仿宋_GB2312" w:hAnsi="Times New Roman" w:cs="Times New Roman"/>
          <w:sz w:val="32"/>
          <w:szCs w:val="32"/>
        </w:rPr>
        <w:t>段</w:t>
      </w:r>
      <w:r>
        <w:rPr>
          <w:rFonts w:ascii="Times New Roman" w:eastAsia="仿宋_GB2312" w:hAnsi="Times New Roman" w:cs="Times New Roman" w:hint="eastAsia"/>
          <w:sz w:val="32"/>
          <w:szCs w:val="32"/>
        </w:rPr>
        <w:t>）。</w:t>
      </w:r>
    </w:p>
    <w:p w14:paraId="33B64B3B"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银行业金融机构在回函处理过程中，应当实现回函处理人员与业务复核人员不相容职责的分离，在银行业金融机构内部回函操作记录中应当体现处理过程及复核人员复核签章（包括数字签名）等内部控制程序。</w:t>
      </w:r>
    </w:p>
    <w:p w14:paraId="7370F511"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在人工回函的情况下，回函人员应当注意检查银行</w:t>
      </w:r>
      <w:proofErr w:type="gramStart"/>
      <w:r>
        <w:rPr>
          <w:rFonts w:ascii="Times New Roman" w:eastAsia="仿宋_GB2312" w:hAnsi="Times New Roman" w:cs="Times New Roman" w:hint="eastAsia"/>
          <w:sz w:val="32"/>
          <w:szCs w:val="32"/>
        </w:rPr>
        <w:t>询证函内容</w:t>
      </w:r>
      <w:proofErr w:type="gramEnd"/>
      <w:r>
        <w:rPr>
          <w:rFonts w:ascii="Times New Roman" w:eastAsia="仿宋_GB2312" w:hAnsi="Times New Roman" w:cs="Times New Roman" w:hint="eastAsia"/>
          <w:sz w:val="32"/>
          <w:szCs w:val="32"/>
        </w:rPr>
        <w:t>和格式并做好回函留存工作。在填写回函时，回函人员应当根据</w:t>
      </w:r>
      <w:proofErr w:type="gramStart"/>
      <w:r>
        <w:rPr>
          <w:rFonts w:ascii="Times New Roman" w:eastAsia="仿宋_GB2312" w:hAnsi="Times New Roman" w:cs="Times New Roman" w:hint="eastAsia"/>
          <w:sz w:val="32"/>
          <w:szCs w:val="32"/>
        </w:rPr>
        <w:t>真实业务</w:t>
      </w:r>
      <w:proofErr w:type="gramEnd"/>
      <w:r>
        <w:rPr>
          <w:rFonts w:ascii="Times New Roman" w:eastAsia="仿宋_GB2312" w:hAnsi="Times New Roman" w:cs="Times New Roman" w:hint="eastAsia"/>
          <w:sz w:val="32"/>
          <w:szCs w:val="32"/>
        </w:rPr>
        <w:t>情</w:t>
      </w:r>
      <w:r>
        <w:rPr>
          <w:rFonts w:ascii="Times New Roman" w:eastAsia="仿宋_GB2312" w:hAnsi="Times New Roman" w:cs="Times New Roman" w:hint="eastAsia"/>
          <w:sz w:val="32"/>
          <w:szCs w:val="32"/>
        </w:rPr>
        <w:t>况进行填写，由回函人员、复核人员签字并加盖有效印章。</w:t>
      </w:r>
    </w:p>
    <w:p w14:paraId="4F7676D3"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在采用系统处理回函的情况下，银行业金融机构应当在获得被审计单位授权后，提供真实、准确的回函信息，并建立完备的回函系统控制。</w:t>
      </w:r>
      <w:proofErr w:type="gramStart"/>
      <w:r>
        <w:rPr>
          <w:rFonts w:ascii="Times New Roman" w:eastAsia="仿宋_GB2312" w:hAnsi="Times New Roman" w:cs="Times New Roman" w:hint="eastAsia"/>
          <w:sz w:val="32"/>
          <w:szCs w:val="32"/>
        </w:rPr>
        <w:t>数字函证应当</w:t>
      </w:r>
      <w:proofErr w:type="gramEnd"/>
      <w:r>
        <w:rPr>
          <w:rFonts w:ascii="Times New Roman" w:eastAsia="仿宋_GB2312" w:hAnsi="Times New Roman" w:cs="Times New Roman" w:hint="eastAsia"/>
          <w:sz w:val="32"/>
          <w:szCs w:val="32"/>
        </w:rPr>
        <w:t>具备和使用可靠的数字签名，即有效的电子印章。如银行业金融机构已经实现集约化或数字化回函，在银行业金融机构内部统一授权、责任落实和确认的基础上，回函无需由工作人员签字，可以由系统处理自动生成的签字代替。</w:t>
      </w:r>
    </w:p>
    <w:p w14:paraId="0EB95AFE"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银行业金融机构应当规范银行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回函用章的种类，加强回函用章管理，印章应清晰准确，并应明确、统一回函用章的适用范围。</w:t>
      </w:r>
    </w:p>
    <w:p w14:paraId="77E469AF"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lastRenderedPageBreak/>
        <w:t>针对</w:t>
      </w:r>
      <w:r>
        <w:rPr>
          <w:rFonts w:ascii="Times New Roman" w:eastAsia="仿宋_GB2312" w:hAnsi="Times New Roman" w:cs="Times New Roman" w:hint="eastAsia"/>
          <w:sz w:val="32"/>
          <w:szCs w:val="32"/>
        </w:rPr>
        <w:t>格式</w:t>
      </w:r>
      <w:proofErr w:type="gramStart"/>
      <w:r>
        <w:rPr>
          <w:rFonts w:ascii="Times New Roman" w:eastAsia="仿宋_GB2312" w:hAnsi="Times New Roman" w:cs="Times New Roman" w:hint="eastAsia"/>
          <w:sz w:val="32"/>
          <w:szCs w:val="32"/>
        </w:rPr>
        <w:t>一</w:t>
      </w:r>
      <w:proofErr w:type="gramEnd"/>
      <w:r>
        <w:rPr>
          <w:rFonts w:ascii="Times New Roman" w:eastAsia="仿宋_GB2312" w:hAnsi="Times New Roman" w:cs="Times New Roman" w:hint="eastAsia"/>
          <w:sz w:val="32"/>
          <w:szCs w:val="32"/>
        </w:rPr>
        <w:t>回函，当银行业金融机构集中处理部门回函显示不符、需由开户机构作进一步解释时，开户机构可以就具体事项经银行业金融机构内部授权后提供说明，并加盖开户机构有效印章。</w:t>
      </w:r>
    </w:p>
    <w:p w14:paraId="10B74D3F"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鼓励银行业金融机构使用有防伪或校验功能的银行印章。</w:t>
      </w:r>
    </w:p>
    <w:p w14:paraId="631B284D" w14:textId="77777777" w:rsidR="00DE645E" w:rsidRDefault="008C3ED1">
      <w:pPr>
        <w:numPr>
          <w:ilvl w:val="255"/>
          <w:numId w:val="0"/>
        </w:num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银行业金融机构应当按照要求将回函直接回复会计师事务所或交付经会计师事务所授权</w:t>
      </w:r>
      <w:proofErr w:type="gramStart"/>
      <w:r>
        <w:rPr>
          <w:rFonts w:ascii="Times New Roman" w:eastAsia="仿宋_GB2312" w:hAnsi="Times New Roman" w:cs="Times New Roman" w:hint="eastAsia"/>
          <w:sz w:val="32"/>
          <w:szCs w:val="32"/>
        </w:rPr>
        <w:t>的跟函人员</w:t>
      </w:r>
      <w:proofErr w:type="gramEnd"/>
      <w:r>
        <w:rPr>
          <w:rFonts w:ascii="Times New Roman" w:eastAsia="仿宋_GB2312" w:hAnsi="Times New Roman" w:cs="Times New Roman" w:hint="eastAsia"/>
          <w:sz w:val="32"/>
          <w:szCs w:val="32"/>
        </w:rPr>
        <w:t>。在采用纸质方式回函的情况下，银行业金融机构可在</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原件上确认、填写相关信息并签章，也可采用符合本指引要求的银行自有格式进行回复并签章。采用银行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原件确认并回函的情况下，银行业金融机构应当提供经签章确认</w:t>
      </w:r>
      <w:r>
        <w:rPr>
          <w:rFonts w:ascii="Times New Roman" w:eastAsia="仿宋_GB2312" w:hAnsi="Times New Roman" w:cs="Times New Roman" w:hint="eastAsia"/>
          <w:sz w:val="32"/>
          <w:szCs w:val="32"/>
        </w:rPr>
        <w:t>的回函原件。采用符合本指引格式规定的系统打印</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的回函（即银行自有格式），回函应当包含</w:t>
      </w:r>
      <w:proofErr w:type="gramStart"/>
      <w:r>
        <w:rPr>
          <w:rFonts w:ascii="Times New Roman" w:eastAsia="仿宋_GB2312" w:hAnsi="Times New Roman" w:cs="Times New Roman" w:hint="eastAsia"/>
          <w:sz w:val="32"/>
          <w:szCs w:val="32"/>
        </w:rPr>
        <w:t>原询证函发函</w:t>
      </w:r>
      <w:proofErr w:type="gramEnd"/>
      <w:r>
        <w:rPr>
          <w:rFonts w:ascii="Times New Roman" w:eastAsia="仿宋_GB2312" w:hAnsi="Times New Roman" w:cs="Times New Roman" w:hint="eastAsia"/>
          <w:sz w:val="32"/>
          <w:szCs w:val="32"/>
        </w:rPr>
        <w:t>编号信息，</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正文及被审计单位授权原件可以由银行业金融机构寄回给会计师事务所，或者由银行业金融机构归档留存。</w:t>
      </w:r>
    </w:p>
    <w:p w14:paraId="23E5F794" w14:textId="77777777" w:rsidR="00DE645E" w:rsidRDefault="008C3ED1">
      <w:pPr>
        <w:numPr>
          <w:ilvl w:val="255"/>
          <w:numId w:val="0"/>
        </w:num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银行业金融机构应当通过内部审计或内部控制评价等方式，定期对回函问题及投诉事项进行回溯整改。</w:t>
      </w:r>
    </w:p>
    <w:p w14:paraId="4857A7EE"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（九）通知</w:t>
      </w:r>
      <w:proofErr w:type="gramStart"/>
      <w:r>
        <w:rPr>
          <w:rFonts w:ascii="Times New Roman" w:eastAsia="楷体_GB2312" w:hAnsi="Times New Roman" w:cs="Times New Roman" w:hint="eastAsia"/>
        </w:rPr>
        <w:t>及退函说明</w:t>
      </w:r>
      <w:proofErr w:type="gramEnd"/>
      <w:r>
        <w:rPr>
          <w:rFonts w:ascii="Times New Roman" w:eastAsia="楷体_GB2312" w:hAnsi="Times New Roman" w:cs="Times New Roman" w:hint="eastAsia"/>
        </w:rPr>
        <w:t>。</w:t>
      </w:r>
    </w:p>
    <w:p w14:paraId="65D23405"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填写不符合规定、未成功缴费等事项，银行业金融机构应当在收到</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sz w:val="32"/>
          <w:szCs w:val="32"/>
        </w:rPr>
        <w:t>3</w:t>
      </w:r>
      <w:r>
        <w:rPr>
          <w:rFonts w:ascii="Times New Roman" w:eastAsia="仿宋_GB2312" w:hAnsi="Times New Roman" w:cs="Times New Roman" w:hint="eastAsia"/>
          <w:sz w:val="32"/>
          <w:szCs w:val="32"/>
        </w:rPr>
        <w:t>个工作日内书面通知（包括纸质、小程序、电子邮件等方式）会计师事务所，</w:t>
      </w:r>
      <w:r>
        <w:rPr>
          <w:rFonts w:ascii="Times New Roman" w:eastAsia="仿宋_GB2312" w:hAnsi="Times New Roman" w:cs="Times New Roman"/>
          <w:sz w:val="32"/>
          <w:szCs w:val="32"/>
        </w:rPr>
        <w:t>2025</w:t>
      </w:r>
      <w:r>
        <w:rPr>
          <w:rFonts w:ascii="Times New Roman" w:eastAsia="仿宋_GB2312" w:hAnsi="Times New Roman" w:cs="Times New Roman" w:hint="eastAsia"/>
          <w:sz w:val="32"/>
          <w:szCs w:val="32"/>
        </w:rPr>
        <w:t>年底前对于已实现集中处理且</w:t>
      </w:r>
      <w:r>
        <w:rPr>
          <w:rFonts w:ascii="Times New Roman" w:eastAsia="仿宋_GB2312" w:hAnsi="Times New Roman" w:cs="Times New Roman"/>
          <w:sz w:val="32"/>
          <w:szCs w:val="32"/>
        </w:rPr>
        <w:t>3</w:t>
      </w:r>
      <w:r>
        <w:rPr>
          <w:rFonts w:ascii="Times New Roman" w:eastAsia="仿宋_GB2312" w:hAnsi="Times New Roman" w:cs="Times New Roman" w:hint="eastAsia"/>
          <w:sz w:val="32"/>
          <w:szCs w:val="32"/>
        </w:rPr>
        <w:t>个工作日</w:t>
      </w:r>
      <w:r>
        <w:rPr>
          <w:rFonts w:ascii="Times New Roman" w:eastAsia="仿宋_GB2312" w:hAnsi="Times New Roman" w:cs="Times New Roman" w:hint="eastAsia"/>
          <w:sz w:val="32"/>
          <w:szCs w:val="32"/>
        </w:rPr>
        <w:t>内通知确有困难的，在年审高</w:t>
      </w:r>
      <w:r>
        <w:rPr>
          <w:rFonts w:ascii="Times New Roman" w:eastAsia="仿宋_GB2312" w:hAnsi="Times New Roman" w:cs="Times New Roman" w:hint="eastAsia"/>
          <w:sz w:val="32"/>
          <w:szCs w:val="32"/>
        </w:rPr>
        <w:lastRenderedPageBreak/>
        <w:t>峰期可适当延长至不超过</w:t>
      </w:r>
      <w:r>
        <w:rPr>
          <w:rFonts w:ascii="Times New Roman" w:eastAsia="仿宋_GB2312" w:hAnsi="Times New Roman" w:cs="Times New Roman"/>
          <w:sz w:val="32"/>
          <w:szCs w:val="32"/>
        </w:rPr>
        <w:t>5</w:t>
      </w:r>
      <w:r>
        <w:rPr>
          <w:rFonts w:ascii="Times New Roman" w:eastAsia="仿宋_GB2312" w:hAnsi="Times New Roman" w:cs="Times New Roman" w:hint="eastAsia"/>
          <w:sz w:val="32"/>
          <w:szCs w:val="32"/>
        </w:rPr>
        <w:t>个工作日。通知内容应清晰描述存在的问题以及需要会计师事务所配合的事项，以</w:t>
      </w:r>
      <w:proofErr w:type="gramStart"/>
      <w:r>
        <w:rPr>
          <w:rFonts w:ascii="Times New Roman" w:eastAsia="仿宋_GB2312" w:hAnsi="Times New Roman" w:cs="Times New Roman" w:hint="eastAsia"/>
          <w:sz w:val="32"/>
          <w:szCs w:val="32"/>
        </w:rPr>
        <w:t>保证函证工作</w:t>
      </w:r>
      <w:proofErr w:type="gramEnd"/>
      <w:r>
        <w:rPr>
          <w:rFonts w:ascii="Times New Roman" w:eastAsia="仿宋_GB2312" w:hAnsi="Times New Roman" w:cs="Times New Roman" w:hint="eastAsia"/>
          <w:sz w:val="32"/>
          <w:szCs w:val="32"/>
        </w:rPr>
        <w:t>的效率。例如，银行业金融机构可以在通知中明确</w:t>
      </w:r>
      <w:proofErr w:type="gramStart"/>
      <w:r>
        <w:rPr>
          <w:rFonts w:ascii="Times New Roman" w:eastAsia="仿宋_GB2312" w:hAnsi="Times New Roman" w:cs="Times New Roman" w:hint="eastAsia"/>
          <w:sz w:val="32"/>
          <w:szCs w:val="32"/>
        </w:rPr>
        <w:t>询证函不</w:t>
      </w:r>
      <w:proofErr w:type="gramEnd"/>
      <w:r>
        <w:rPr>
          <w:rFonts w:ascii="Times New Roman" w:eastAsia="仿宋_GB2312" w:hAnsi="Times New Roman" w:cs="Times New Roman" w:hint="eastAsia"/>
          <w:sz w:val="32"/>
          <w:szCs w:val="32"/>
        </w:rPr>
        <w:t>符合规定的具体内容，要求注册会计师补充提供某些具体文件，</w:t>
      </w:r>
      <w:proofErr w:type="gramStart"/>
      <w:r>
        <w:rPr>
          <w:rFonts w:ascii="Times New Roman" w:eastAsia="仿宋_GB2312" w:hAnsi="Times New Roman" w:cs="Times New Roman" w:hint="eastAsia"/>
          <w:sz w:val="32"/>
          <w:szCs w:val="32"/>
        </w:rPr>
        <w:t>需被审计</w:t>
      </w:r>
      <w:proofErr w:type="gramEnd"/>
      <w:r>
        <w:rPr>
          <w:rFonts w:ascii="Times New Roman" w:eastAsia="仿宋_GB2312" w:hAnsi="Times New Roman" w:cs="Times New Roman" w:hint="eastAsia"/>
          <w:sz w:val="32"/>
          <w:szCs w:val="32"/>
        </w:rPr>
        <w:t>单位缴费等。会计师事务所应当保证联系渠道畅通，配备具有经验的人员，以确保能够及时接收到银行业金融机构的通知并及时应对。</w:t>
      </w:r>
      <w:proofErr w:type="gramStart"/>
      <w:r>
        <w:rPr>
          <w:rFonts w:ascii="Times New Roman" w:eastAsia="仿宋_GB2312" w:hAnsi="Times New Roman" w:cs="Times New Roman" w:hint="eastAsia"/>
          <w:sz w:val="32"/>
          <w:szCs w:val="32"/>
        </w:rPr>
        <w:t>函证具体</w:t>
      </w:r>
      <w:proofErr w:type="gramEnd"/>
      <w:r>
        <w:rPr>
          <w:rFonts w:ascii="Times New Roman" w:eastAsia="仿宋_GB2312" w:hAnsi="Times New Roman" w:cs="Times New Roman" w:hint="eastAsia"/>
          <w:sz w:val="32"/>
          <w:szCs w:val="32"/>
        </w:rPr>
        <w:t>执行人员通常不是会计师事务所统一公示的联系人，银行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的联系人、联系电话、电子邮箱可以填写具体执行人员的办公信息。例如：会计师事务所在</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联系方式的“电子邮件”中，可以填写用于</w:t>
      </w:r>
      <w:proofErr w:type="gramStart"/>
      <w:r>
        <w:rPr>
          <w:rFonts w:ascii="Times New Roman" w:eastAsia="仿宋_GB2312" w:hAnsi="Times New Roman" w:cs="Times New Roman" w:hint="eastAsia"/>
          <w:sz w:val="32"/>
          <w:szCs w:val="32"/>
        </w:rPr>
        <w:t>接收函证业务</w:t>
      </w:r>
      <w:proofErr w:type="gramEnd"/>
      <w:r>
        <w:rPr>
          <w:rFonts w:ascii="Times New Roman" w:eastAsia="仿宋_GB2312" w:hAnsi="Times New Roman" w:cs="Times New Roman" w:hint="eastAsia"/>
          <w:sz w:val="32"/>
          <w:szCs w:val="32"/>
        </w:rPr>
        <w:t>通知、反馈通知事项状态的项目经办人员工作电子邮箱；“联系电话”在填写会计师事务所公示联系电话的基础上，可以填写项目经办人员手机用于接收银行业金融机构短信通知（如适用）。在双方已沟通协商处理的情况下，可基于协商结果适当延长回函时限，原则上按照</w:t>
      </w:r>
      <w:proofErr w:type="gramStart"/>
      <w:r>
        <w:rPr>
          <w:rFonts w:ascii="Times New Roman" w:eastAsia="仿宋_GB2312" w:hAnsi="Times New Roman" w:cs="Times New Roman" w:hint="eastAsia"/>
          <w:sz w:val="32"/>
          <w:szCs w:val="32"/>
        </w:rPr>
        <w:t>银行函证回函</w:t>
      </w:r>
      <w:proofErr w:type="gramEnd"/>
      <w:r>
        <w:rPr>
          <w:rFonts w:ascii="Times New Roman" w:eastAsia="仿宋_GB2312" w:hAnsi="Times New Roman" w:cs="Times New Roman" w:hint="eastAsia"/>
          <w:sz w:val="32"/>
          <w:szCs w:val="32"/>
        </w:rPr>
        <w:t>时限说明办理。</w:t>
      </w:r>
    </w:p>
    <w:p w14:paraId="4C22867F"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如</w:t>
      </w:r>
      <w:proofErr w:type="gramStart"/>
      <w:r>
        <w:rPr>
          <w:rFonts w:ascii="Times New Roman" w:eastAsia="仿宋_GB2312" w:hAnsi="Times New Roman" w:cs="Times New Roman" w:hint="eastAsia"/>
          <w:sz w:val="32"/>
          <w:szCs w:val="32"/>
        </w:rPr>
        <w:t>采取退函处理</w:t>
      </w:r>
      <w:proofErr w:type="gramEnd"/>
      <w:r>
        <w:rPr>
          <w:rFonts w:ascii="Times New Roman" w:eastAsia="仿宋_GB2312" w:hAnsi="Times New Roman" w:cs="Times New Roman" w:hint="eastAsia"/>
          <w:sz w:val="32"/>
          <w:szCs w:val="32"/>
        </w:rPr>
        <w:t>，银行业金融机构应</w:t>
      </w:r>
      <w:proofErr w:type="gramStart"/>
      <w:r>
        <w:rPr>
          <w:rFonts w:ascii="Times New Roman" w:eastAsia="仿宋_GB2312" w:hAnsi="Times New Roman" w:cs="Times New Roman" w:hint="eastAsia"/>
          <w:sz w:val="32"/>
          <w:szCs w:val="32"/>
        </w:rPr>
        <w:t>采用微信小</w:t>
      </w:r>
      <w:proofErr w:type="gramEnd"/>
      <w:r>
        <w:rPr>
          <w:rFonts w:ascii="Times New Roman" w:eastAsia="仿宋_GB2312" w:hAnsi="Times New Roman" w:cs="Times New Roman" w:hint="eastAsia"/>
          <w:sz w:val="32"/>
          <w:szCs w:val="32"/>
        </w:rPr>
        <w:t>程序或电子邮件等非口头方式说明</w:t>
      </w:r>
      <w:proofErr w:type="gramStart"/>
      <w:r>
        <w:rPr>
          <w:rFonts w:ascii="Times New Roman" w:eastAsia="仿宋_GB2312" w:hAnsi="Times New Roman" w:cs="Times New Roman" w:hint="eastAsia"/>
          <w:sz w:val="32"/>
          <w:szCs w:val="32"/>
        </w:rPr>
        <w:t>原询证函发函</w:t>
      </w:r>
      <w:proofErr w:type="gramEnd"/>
      <w:r>
        <w:rPr>
          <w:rFonts w:ascii="Times New Roman" w:eastAsia="仿宋_GB2312" w:hAnsi="Times New Roman" w:cs="Times New Roman" w:hint="eastAsia"/>
          <w:sz w:val="32"/>
          <w:szCs w:val="32"/>
        </w:rPr>
        <w:t>编号及具体原因。例如：××项目未按操作指引××要求填写，需重新填写；因××原因，本</w:t>
      </w:r>
      <w:proofErr w:type="gramStart"/>
      <w:r>
        <w:rPr>
          <w:rFonts w:ascii="Times New Roman" w:eastAsia="仿宋_GB2312" w:hAnsi="Times New Roman" w:cs="Times New Roman" w:hint="eastAsia"/>
          <w:sz w:val="32"/>
          <w:szCs w:val="32"/>
        </w:rPr>
        <w:t>询证函尚未</w:t>
      </w:r>
      <w:proofErr w:type="gramEnd"/>
      <w:r>
        <w:rPr>
          <w:rFonts w:ascii="Times New Roman" w:eastAsia="仿宋_GB2312" w:hAnsi="Times New Roman" w:cs="Times New Roman" w:hint="eastAsia"/>
          <w:sz w:val="32"/>
          <w:szCs w:val="32"/>
        </w:rPr>
        <w:t>完成缴费，于</w:t>
      </w:r>
      <w:r>
        <w:rPr>
          <w:rFonts w:ascii="Times New Roman" w:eastAsia="仿宋_GB2312" w:hAnsi="Times New Roman" w:cs="Times New Roman" w:hint="eastAsia"/>
          <w:sz w:val="32"/>
          <w:szCs w:val="32"/>
        </w:rPr>
        <w:t>××日期采用××方式通知未取得反馈，另可采取××方式补缴（如适用）等。</w:t>
      </w:r>
    </w:p>
    <w:p w14:paraId="638E9871"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鼓励银行业金融机构、会计师事务所加强对</w:t>
      </w:r>
      <w:proofErr w:type="gramStart"/>
      <w:r>
        <w:rPr>
          <w:rFonts w:ascii="Times New Roman" w:eastAsia="仿宋_GB2312" w:hAnsi="Times New Roman" w:cs="Times New Roman" w:hint="eastAsia"/>
          <w:sz w:val="32"/>
          <w:szCs w:val="32"/>
        </w:rPr>
        <w:t>退函原因</w:t>
      </w:r>
      <w:proofErr w:type="gramEnd"/>
      <w:r>
        <w:rPr>
          <w:rFonts w:ascii="Times New Roman" w:eastAsia="仿宋_GB2312" w:hAnsi="Times New Roman" w:cs="Times New Roman" w:hint="eastAsia"/>
          <w:sz w:val="32"/>
          <w:szCs w:val="32"/>
        </w:rPr>
        <w:t>的统计分析，以持续</w:t>
      </w:r>
      <w:proofErr w:type="gramStart"/>
      <w:r>
        <w:rPr>
          <w:rFonts w:ascii="Times New Roman" w:eastAsia="仿宋_GB2312" w:hAnsi="Times New Roman" w:cs="Times New Roman" w:hint="eastAsia"/>
          <w:sz w:val="32"/>
          <w:szCs w:val="32"/>
        </w:rPr>
        <w:t>提升函证工作</w:t>
      </w:r>
      <w:proofErr w:type="gramEnd"/>
      <w:r>
        <w:rPr>
          <w:rFonts w:ascii="Times New Roman" w:eastAsia="仿宋_GB2312" w:hAnsi="Times New Roman" w:cs="Times New Roman" w:hint="eastAsia"/>
          <w:sz w:val="32"/>
          <w:szCs w:val="32"/>
        </w:rPr>
        <w:t>的规范化水平和效率。</w:t>
      </w:r>
    </w:p>
    <w:p w14:paraId="707B0CE0"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lastRenderedPageBreak/>
        <w:t>（十）沟通及跟进工作说明。</w:t>
      </w:r>
    </w:p>
    <w:p w14:paraId="3BA9E7CF"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鼓励会计师事务所与银行业金融机构之间，采用银行小程序、</w:t>
      </w:r>
      <w:proofErr w:type="gramStart"/>
      <w:r>
        <w:rPr>
          <w:rFonts w:ascii="Times New Roman" w:eastAsia="仿宋_GB2312" w:hAnsi="Times New Roman" w:cs="Times New Roman" w:hint="eastAsia"/>
          <w:sz w:val="32"/>
          <w:szCs w:val="32"/>
        </w:rPr>
        <w:t>函证进度</w:t>
      </w:r>
      <w:proofErr w:type="gramEnd"/>
      <w:r>
        <w:rPr>
          <w:rFonts w:ascii="Times New Roman" w:eastAsia="仿宋_GB2312" w:hAnsi="Times New Roman" w:cs="Times New Roman" w:hint="eastAsia"/>
          <w:sz w:val="32"/>
          <w:szCs w:val="32"/>
        </w:rPr>
        <w:t>数据对接传输、银行</w:t>
      </w:r>
      <w:proofErr w:type="gramStart"/>
      <w:r>
        <w:rPr>
          <w:rFonts w:ascii="Times New Roman" w:eastAsia="仿宋_GB2312" w:hAnsi="Times New Roman" w:cs="Times New Roman" w:hint="eastAsia"/>
          <w:sz w:val="32"/>
          <w:szCs w:val="32"/>
        </w:rPr>
        <w:t>函证系统</w:t>
      </w:r>
      <w:proofErr w:type="gramEnd"/>
      <w:r>
        <w:rPr>
          <w:rFonts w:ascii="Times New Roman" w:eastAsia="仿宋_GB2312" w:hAnsi="Times New Roman" w:cs="Times New Roman" w:hint="eastAsia"/>
          <w:sz w:val="32"/>
          <w:szCs w:val="32"/>
        </w:rPr>
        <w:t>等方式，</w:t>
      </w:r>
      <w:proofErr w:type="gramStart"/>
      <w:r>
        <w:rPr>
          <w:rFonts w:ascii="Times New Roman" w:eastAsia="仿宋_GB2312" w:hAnsi="Times New Roman" w:cs="Times New Roman" w:hint="eastAsia"/>
          <w:sz w:val="32"/>
          <w:szCs w:val="32"/>
        </w:rPr>
        <w:t>沟通函证业务</w:t>
      </w:r>
      <w:proofErr w:type="gramEnd"/>
      <w:r>
        <w:rPr>
          <w:rFonts w:ascii="Times New Roman" w:eastAsia="仿宋_GB2312" w:hAnsi="Times New Roman" w:cs="Times New Roman" w:hint="eastAsia"/>
          <w:sz w:val="32"/>
          <w:szCs w:val="32"/>
        </w:rPr>
        <w:t>受理、办理进程，以及经办人、复核人（或系统处理）等相关信息。</w:t>
      </w:r>
    </w:p>
    <w:p w14:paraId="002EC28D"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如果注册会计师收到回函后对银行回函用章或其他信息的可靠性产生疑虑，可以与银行业金融机构联系，以核实回函的来源及内容，银行业金融机构应当配合注册会</w:t>
      </w:r>
      <w:r>
        <w:rPr>
          <w:rFonts w:ascii="Times New Roman" w:eastAsia="仿宋_GB2312" w:hAnsi="Times New Roman" w:cs="Times New Roman" w:hint="eastAsia"/>
          <w:sz w:val="32"/>
          <w:szCs w:val="32"/>
        </w:rPr>
        <w:t>计师确认回函用章的有效性或核实回函真伪。注册会计师在跟进</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的过程中，记录拨打或接听的银行业金融机构已公示的电话号码（如集中处理部门的电话号码、官方客户服务热线）、官方程序查询结果等可作为一般情况下跟进程序的审计证据。</w:t>
      </w:r>
    </w:p>
    <w:p w14:paraId="1CEA403D"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（十一）银行业金融</w:t>
      </w:r>
      <w:proofErr w:type="gramStart"/>
      <w:r>
        <w:rPr>
          <w:rFonts w:ascii="Times New Roman" w:eastAsia="楷体_GB2312" w:hAnsi="Times New Roman" w:cs="Times New Roman" w:hint="eastAsia"/>
        </w:rPr>
        <w:t>机构函证服务</w:t>
      </w:r>
      <w:proofErr w:type="gramEnd"/>
      <w:r>
        <w:rPr>
          <w:rFonts w:ascii="Times New Roman" w:eastAsia="楷体_GB2312" w:hAnsi="Times New Roman" w:cs="Times New Roman" w:hint="eastAsia"/>
        </w:rPr>
        <w:t>档案管理说明。</w:t>
      </w:r>
    </w:p>
    <w:p w14:paraId="61AF33A9"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应当做好回函操作记录的保管工作。在人工回函情况下，回函经办人员应当留存相关回函复印件、回函操作记录或影像文件，相关资料的保管期限参照《企业文件材料归档范围和档案保管期限规定》（国家</w:t>
      </w:r>
      <w:proofErr w:type="gramStart"/>
      <w:r>
        <w:rPr>
          <w:rFonts w:ascii="Times New Roman" w:eastAsia="仿宋_GB2312" w:hAnsi="Times New Roman" w:cs="Times New Roman" w:hint="eastAsia"/>
          <w:sz w:val="32"/>
          <w:szCs w:val="32"/>
        </w:rPr>
        <w:t>档案局令第</w:t>
      </w:r>
      <w:r>
        <w:rPr>
          <w:rFonts w:ascii="Times New Roman" w:eastAsia="仿宋_GB2312" w:hAnsi="Times New Roman" w:cs="Times New Roman"/>
          <w:sz w:val="32"/>
          <w:szCs w:val="32"/>
        </w:rPr>
        <w:t>10</w:t>
      </w:r>
      <w:r>
        <w:rPr>
          <w:rFonts w:ascii="Times New Roman" w:eastAsia="仿宋_GB2312" w:hAnsi="Times New Roman" w:cs="Times New Roman" w:hint="eastAsia"/>
          <w:sz w:val="32"/>
          <w:szCs w:val="32"/>
        </w:rPr>
        <w:t>号</w:t>
      </w:r>
      <w:proofErr w:type="gramEnd"/>
      <w:r>
        <w:rPr>
          <w:rFonts w:ascii="Times New Roman" w:eastAsia="仿宋_GB2312" w:hAnsi="Times New Roman" w:cs="Times New Roman" w:hint="eastAsia"/>
          <w:sz w:val="32"/>
          <w:szCs w:val="32"/>
        </w:rPr>
        <w:t>）中有关企业与金融机构、中介机构及</w:t>
      </w:r>
      <w:r>
        <w:rPr>
          <w:rFonts w:ascii="Times New Roman" w:eastAsia="仿宋_GB2312" w:hAnsi="Times New Roman" w:cs="Times New Roman" w:hint="eastAsia"/>
          <w:sz w:val="32"/>
          <w:szCs w:val="32"/>
        </w:rPr>
        <w:t>其他组织和个人来往文件材料的规定执行。在数字回函情况下，保管期限参照国家档案局印发的《企业电子文件归档和电子档案管理指南》（</w:t>
      </w:r>
      <w:proofErr w:type="gramStart"/>
      <w:r>
        <w:rPr>
          <w:rFonts w:ascii="Times New Roman" w:eastAsia="仿宋_GB2312" w:hAnsi="Times New Roman" w:cs="Times New Roman" w:hint="eastAsia"/>
          <w:sz w:val="32"/>
          <w:szCs w:val="32"/>
        </w:rPr>
        <w:t>档办发</w:t>
      </w:r>
      <w:proofErr w:type="gramEnd"/>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2015</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4</w:t>
      </w:r>
      <w:r>
        <w:rPr>
          <w:rFonts w:ascii="Times New Roman" w:eastAsia="仿宋_GB2312" w:hAnsi="Times New Roman" w:cs="Times New Roman" w:hint="eastAsia"/>
          <w:sz w:val="32"/>
          <w:szCs w:val="32"/>
        </w:rPr>
        <w:t>号）中有关保管期限的规定执行。</w:t>
      </w:r>
    </w:p>
    <w:p w14:paraId="195DB7E8" w14:textId="77777777" w:rsidR="00DE645E" w:rsidRDefault="008C3ED1">
      <w:pPr>
        <w:pStyle w:val="1"/>
        <w:spacing w:before="0" w:line="600" w:lineRule="exact"/>
        <w:ind w:firstLineChars="200" w:firstLine="640"/>
        <w:rPr>
          <w:rFonts w:ascii="Times New Roman" w:eastAsia="黑体" w:hAnsi="Times New Roman" w:cs="Times New Roman"/>
          <w:b w:val="0"/>
          <w:sz w:val="32"/>
          <w:szCs w:val="32"/>
        </w:rPr>
      </w:pPr>
      <w:r>
        <w:rPr>
          <w:rFonts w:ascii="Times New Roman" w:eastAsia="黑体" w:hAnsi="Times New Roman" w:cs="Times New Roman" w:hint="eastAsia"/>
          <w:b w:val="0"/>
          <w:sz w:val="32"/>
          <w:szCs w:val="32"/>
        </w:rPr>
        <w:t>二、银行</w:t>
      </w:r>
      <w:proofErr w:type="gramStart"/>
      <w:r>
        <w:rPr>
          <w:rFonts w:ascii="Times New Roman" w:eastAsia="黑体" w:hAnsi="Times New Roman" w:cs="Times New Roman" w:hint="eastAsia"/>
          <w:b w:val="0"/>
          <w:sz w:val="32"/>
          <w:szCs w:val="32"/>
        </w:rPr>
        <w:t>询证函</w:t>
      </w:r>
      <w:proofErr w:type="gramEnd"/>
      <w:r>
        <w:rPr>
          <w:rFonts w:ascii="Times New Roman" w:eastAsia="黑体" w:hAnsi="Times New Roman" w:cs="Times New Roman" w:hint="eastAsia"/>
          <w:b w:val="0"/>
          <w:sz w:val="32"/>
          <w:szCs w:val="32"/>
        </w:rPr>
        <w:t>格式总体说明</w:t>
      </w:r>
    </w:p>
    <w:p w14:paraId="3B650D22"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lastRenderedPageBreak/>
        <w:t>本指引附</w:t>
      </w: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宋体" w:hAnsi="Times New Roman" w:cs="Times New Roman"/>
          <w:sz w:val="32"/>
          <w:szCs w:val="32"/>
        </w:rPr>
        <w:t>3</w:t>
      </w:r>
      <w:r>
        <w:rPr>
          <w:rFonts w:ascii="Times New Roman" w:eastAsia="仿宋_GB2312" w:hAnsi="Times New Roman" w:cs="Times New Roman" w:hint="eastAsia"/>
          <w:sz w:val="32"/>
          <w:szCs w:val="32"/>
        </w:rPr>
        <w:t>分别提供了适用于不同情况下的银行</w:t>
      </w:r>
      <w:proofErr w:type="gramStart"/>
      <w:r>
        <w:rPr>
          <w:rFonts w:ascii="Times New Roman" w:eastAsia="仿宋_GB2312" w:hAnsi="Times New Roman" w:cs="Times New Roman" w:hint="eastAsia"/>
          <w:sz w:val="32"/>
          <w:szCs w:val="32"/>
        </w:rPr>
        <w:t>询证函标准</w:t>
      </w:r>
      <w:proofErr w:type="gramEnd"/>
      <w:r>
        <w:rPr>
          <w:rFonts w:ascii="Times New Roman" w:eastAsia="仿宋_GB2312" w:hAnsi="Times New Roman" w:cs="Times New Roman" w:hint="eastAsia"/>
          <w:sz w:val="32"/>
          <w:szCs w:val="32"/>
        </w:rPr>
        <w:t>格式。其中，附</w:t>
      </w: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和附</w:t>
      </w:r>
      <w:r>
        <w:rPr>
          <w:rFonts w:ascii="Times New Roman" w:eastAsia="宋体" w:hAnsi="Times New Roman" w:cs="Times New Roman"/>
          <w:sz w:val="32"/>
          <w:szCs w:val="32"/>
        </w:rPr>
        <w:t>2</w:t>
      </w:r>
      <w:r>
        <w:rPr>
          <w:rFonts w:ascii="Times New Roman" w:eastAsia="仿宋_GB2312" w:hAnsi="Times New Roman" w:cs="Times New Roman" w:hint="eastAsia"/>
          <w:sz w:val="32"/>
          <w:szCs w:val="32"/>
        </w:rPr>
        <w:t>分别提供了适用于注册会计师执行财务报表审计业务的两种</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格式（即格式</w:t>
      </w:r>
      <w:proofErr w:type="gramStart"/>
      <w:r>
        <w:rPr>
          <w:rFonts w:ascii="Times New Roman" w:eastAsia="仿宋_GB2312" w:hAnsi="Times New Roman" w:cs="Times New Roman" w:hint="eastAsia"/>
          <w:sz w:val="32"/>
          <w:szCs w:val="32"/>
        </w:rPr>
        <w:t>一</w:t>
      </w:r>
      <w:proofErr w:type="gramEnd"/>
      <w:r>
        <w:rPr>
          <w:rFonts w:ascii="Times New Roman" w:eastAsia="仿宋_GB2312" w:hAnsi="Times New Roman" w:cs="Times New Roman" w:hint="eastAsia"/>
          <w:sz w:val="32"/>
          <w:szCs w:val="32"/>
        </w:rPr>
        <w:t>和格式二），</w:t>
      </w:r>
      <w:proofErr w:type="gramStart"/>
      <w:r>
        <w:rPr>
          <w:rFonts w:ascii="Times New Roman" w:eastAsia="仿宋_GB2312" w:hAnsi="Times New Roman" w:cs="Times New Roman" w:hint="eastAsia"/>
          <w:sz w:val="32"/>
          <w:szCs w:val="32"/>
        </w:rPr>
        <w:t>供注册</w:t>
      </w:r>
      <w:proofErr w:type="gramEnd"/>
      <w:r>
        <w:rPr>
          <w:rFonts w:ascii="Times New Roman" w:eastAsia="仿宋_GB2312" w:hAnsi="Times New Roman" w:cs="Times New Roman" w:hint="eastAsia"/>
          <w:sz w:val="32"/>
          <w:szCs w:val="32"/>
        </w:rPr>
        <w:t>会计师和银行业金融机构在实务中选择使用；附</w:t>
      </w:r>
      <w:r>
        <w:rPr>
          <w:rFonts w:ascii="Times New Roman" w:eastAsia="宋体" w:hAnsi="Times New Roman" w:cs="Times New Roman"/>
          <w:sz w:val="32"/>
          <w:szCs w:val="32"/>
        </w:rPr>
        <w:t>3</w:t>
      </w:r>
      <w:r>
        <w:rPr>
          <w:rFonts w:ascii="Times New Roman" w:eastAsia="仿宋_GB2312" w:hAnsi="Times New Roman" w:cs="Times New Roman" w:hint="eastAsia"/>
          <w:sz w:val="32"/>
          <w:szCs w:val="32"/>
        </w:rPr>
        <w:t>提供了适用于验资业务的银行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格式。</w:t>
      </w:r>
    </w:p>
    <w:p w14:paraId="2EB5A0A1"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本指引不适用于银行业金融机构之间就同业存放、拆借、转贴现票据业务、金融市场业务等同业往来状况进行函证，会计师事务所可以参考《中国注册会计师审计准则第</w:t>
      </w:r>
      <w:r>
        <w:rPr>
          <w:rFonts w:ascii="Times New Roman" w:eastAsia="宋体" w:hAnsi="Times New Roman" w:cs="Times New Roman"/>
          <w:sz w:val="32"/>
          <w:szCs w:val="32"/>
        </w:rPr>
        <w:t>1612</w:t>
      </w:r>
      <w:r>
        <w:rPr>
          <w:rFonts w:ascii="Times New Roman" w:eastAsia="仿宋_GB2312" w:hAnsi="Times New Roman" w:cs="Times New Roman" w:hint="eastAsia"/>
          <w:sz w:val="32"/>
          <w:szCs w:val="32"/>
        </w:rPr>
        <w:t>号</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银行间函证程序》，单独确定该类业务需</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证项目并寄发同业往来</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w:t>
      </w:r>
    </w:p>
    <w:p w14:paraId="08DFFAB6"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（一）银行</w:t>
      </w:r>
      <w:proofErr w:type="gramStart"/>
      <w:r>
        <w:rPr>
          <w:rFonts w:ascii="Times New Roman" w:eastAsia="楷体_GB2312" w:hAnsi="Times New Roman" w:cs="Times New Roman" w:hint="eastAsia"/>
        </w:rPr>
        <w:t>询</w:t>
      </w:r>
      <w:proofErr w:type="gramEnd"/>
      <w:r>
        <w:rPr>
          <w:rFonts w:ascii="Times New Roman" w:eastAsia="楷体_GB2312" w:hAnsi="Times New Roman" w:cs="Times New Roman" w:hint="eastAsia"/>
        </w:rPr>
        <w:t>证函（格式一）与银行</w:t>
      </w:r>
      <w:proofErr w:type="gramStart"/>
      <w:r>
        <w:rPr>
          <w:rFonts w:ascii="Times New Roman" w:eastAsia="楷体_GB2312" w:hAnsi="Times New Roman" w:cs="Times New Roman" w:hint="eastAsia"/>
        </w:rPr>
        <w:t>询</w:t>
      </w:r>
      <w:proofErr w:type="gramEnd"/>
      <w:r>
        <w:rPr>
          <w:rFonts w:ascii="Times New Roman" w:eastAsia="楷体_GB2312" w:hAnsi="Times New Roman" w:cs="Times New Roman" w:hint="eastAsia"/>
        </w:rPr>
        <w:t>证函（格式二）通用说明。</w:t>
      </w:r>
    </w:p>
    <w:p w14:paraId="13A1D0C4"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证函（格式一）和银行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证函（格式二）主要适用于注册会计师执行财务报表审计业务。对于财务报表审计以外的业务，注册会计师或</w:t>
      </w:r>
      <w:proofErr w:type="gramStart"/>
      <w:r>
        <w:rPr>
          <w:rFonts w:ascii="Times New Roman" w:eastAsia="仿宋_GB2312" w:hAnsi="Times New Roman" w:cs="Times New Roman" w:hint="eastAsia"/>
          <w:sz w:val="32"/>
          <w:szCs w:val="32"/>
        </w:rPr>
        <w:t>其他第三</w:t>
      </w:r>
      <w:proofErr w:type="gramEnd"/>
      <w:r>
        <w:rPr>
          <w:rFonts w:ascii="Times New Roman" w:eastAsia="仿宋_GB2312" w:hAnsi="Times New Roman" w:cs="Times New Roman" w:hint="eastAsia"/>
          <w:sz w:val="32"/>
          <w:szCs w:val="32"/>
        </w:rPr>
        <w:t>方机构可以参考该格式。注册会计师根据实际情况，对</w:t>
      </w:r>
      <w:proofErr w:type="gramStart"/>
      <w:r>
        <w:rPr>
          <w:rFonts w:ascii="Times New Roman" w:eastAsia="仿宋_GB2312" w:hAnsi="Times New Roman" w:cs="Times New Roman" w:hint="eastAsia"/>
          <w:sz w:val="32"/>
          <w:szCs w:val="32"/>
        </w:rPr>
        <w:t>执行函证工作</w:t>
      </w:r>
      <w:proofErr w:type="gramEnd"/>
      <w:r>
        <w:rPr>
          <w:rFonts w:ascii="Times New Roman" w:eastAsia="仿宋_GB2312" w:hAnsi="Times New Roman" w:cs="Times New Roman" w:hint="eastAsia"/>
          <w:sz w:val="32"/>
          <w:szCs w:val="32"/>
        </w:rPr>
        <w:t>的目的、</w:t>
      </w:r>
      <w:proofErr w:type="gramStart"/>
      <w:r>
        <w:rPr>
          <w:rFonts w:ascii="Times New Roman" w:eastAsia="仿宋_GB2312" w:hAnsi="Times New Roman" w:cs="Times New Roman" w:hint="eastAsia"/>
          <w:sz w:val="32"/>
          <w:szCs w:val="32"/>
        </w:rPr>
        <w:t>函证工作</w:t>
      </w:r>
      <w:proofErr w:type="gramEnd"/>
      <w:r>
        <w:rPr>
          <w:rFonts w:ascii="Times New Roman" w:eastAsia="仿宋_GB2312" w:hAnsi="Times New Roman" w:cs="Times New Roman" w:hint="eastAsia"/>
          <w:sz w:val="32"/>
          <w:szCs w:val="32"/>
        </w:rPr>
        <w:t>所遵循的准则、回函方式和联系方式等项目进行填写。会计师事务所回函地址、联系人、联系电话、电子邮箱地址等应当填写完整，不得空白。</w:t>
      </w:r>
    </w:p>
    <w:p w14:paraId="41D2AEF8"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证函（格式一）与银行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证函（格式二）均符合《中国注册会计师审计准则第</w:t>
      </w:r>
      <w:r>
        <w:rPr>
          <w:rFonts w:ascii="Times New Roman" w:eastAsia="宋体" w:hAnsi="Times New Roman" w:cs="Times New Roman"/>
          <w:sz w:val="32"/>
          <w:szCs w:val="32"/>
        </w:rPr>
        <w:t>1312</w:t>
      </w:r>
      <w:r>
        <w:rPr>
          <w:rFonts w:ascii="Times New Roman" w:eastAsia="仿宋_GB2312" w:hAnsi="Times New Roman" w:cs="Times New Roman" w:hint="eastAsia"/>
          <w:sz w:val="32"/>
          <w:szCs w:val="32"/>
        </w:rPr>
        <w:t>号</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函证》中积极</w:t>
      </w:r>
      <w:proofErr w:type="gramStart"/>
      <w:r>
        <w:rPr>
          <w:rFonts w:ascii="Times New Roman" w:eastAsia="仿宋_GB2312" w:hAnsi="Times New Roman" w:cs="Times New Roman" w:hint="eastAsia"/>
          <w:sz w:val="32"/>
          <w:szCs w:val="32"/>
        </w:rPr>
        <w:t>式函证</w:t>
      </w:r>
      <w:proofErr w:type="gramEnd"/>
      <w:r>
        <w:rPr>
          <w:rFonts w:ascii="Times New Roman" w:eastAsia="仿宋_GB2312" w:hAnsi="Times New Roman" w:cs="Times New Roman" w:hint="eastAsia"/>
          <w:sz w:val="32"/>
          <w:szCs w:val="32"/>
        </w:rPr>
        <w:t>的定义，既适用于纸质银行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证函，又适用于数字方式</w:t>
      </w:r>
      <w:proofErr w:type="gramStart"/>
      <w:r>
        <w:rPr>
          <w:rFonts w:ascii="Times New Roman" w:eastAsia="仿宋_GB2312" w:hAnsi="Times New Roman" w:cs="Times New Roman" w:hint="eastAsia"/>
          <w:sz w:val="32"/>
          <w:szCs w:val="32"/>
        </w:rPr>
        <w:t>的函证工作</w:t>
      </w:r>
      <w:proofErr w:type="gramEnd"/>
      <w:r>
        <w:rPr>
          <w:rFonts w:ascii="Times New Roman" w:eastAsia="仿宋_GB2312" w:hAnsi="Times New Roman" w:cs="Times New Roman" w:hint="eastAsia"/>
          <w:sz w:val="32"/>
          <w:szCs w:val="32"/>
        </w:rPr>
        <w:t>。其中</w:t>
      </w:r>
      <w:r>
        <w:rPr>
          <w:rFonts w:ascii="Times New Roman" w:eastAsia="仿宋_GB2312" w:hAnsi="Times New Roman" w:cs="Times New Roman" w:hint="eastAsia"/>
          <w:sz w:val="32"/>
          <w:szCs w:val="32"/>
        </w:rPr>
        <w:t>，格式</w:t>
      </w:r>
      <w:proofErr w:type="gramStart"/>
      <w:r>
        <w:rPr>
          <w:rFonts w:ascii="Times New Roman" w:eastAsia="仿宋_GB2312" w:hAnsi="Times New Roman" w:cs="Times New Roman" w:hint="eastAsia"/>
          <w:sz w:val="32"/>
          <w:szCs w:val="32"/>
        </w:rPr>
        <w:t>一</w:t>
      </w:r>
      <w:proofErr w:type="gramEnd"/>
      <w:r>
        <w:rPr>
          <w:rFonts w:ascii="Times New Roman" w:eastAsia="仿宋_GB2312" w:hAnsi="Times New Roman" w:cs="Times New Roman" w:hint="eastAsia"/>
          <w:sz w:val="32"/>
          <w:szCs w:val="32"/>
        </w:rPr>
        <w:t>由注册会计师根据被审计单位</w:t>
      </w:r>
      <w:r>
        <w:rPr>
          <w:rFonts w:ascii="Times New Roman" w:eastAsia="仿宋_GB2312" w:hAnsi="Times New Roman" w:cs="Times New Roman" w:hint="eastAsia"/>
          <w:sz w:val="32"/>
          <w:szCs w:val="32"/>
        </w:rPr>
        <w:lastRenderedPageBreak/>
        <w:t>相关信息填写，由银行业金融机构根据本机构所掌握的信息对注册会计师填写的信息进行核对后回复相符或不符，如不符，银行业金融机构还应当提供详细信息（如不符的具体项目，涉及的栏位名称，经查询的正确金额、利率或其他栏位信息等）；格式二由注册会计师填写扣款银行账号以及供银行业金融机构</w:t>
      </w:r>
      <w:proofErr w:type="gramStart"/>
      <w:r>
        <w:rPr>
          <w:rFonts w:ascii="Times New Roman" w:eastAsia="仿宋_GB2312" w:hAnsi="Times New Roman" w:cs="Times New Roman" w:hint="eastAsia"/>
          <w:sz w:val="32"/>
          <w:szCs w:val="32"/>
        </w:rPr>
        <w:t>识别函证范围</w:t>
      </w:r>
      <w:proofErr w:type="gramEnd"/>
      <w:r>
        <w:rPr>
          <w:rFonts w:ascii="Times New Roman" w:eastAsia="仿宋_GB2312" w:hAnsi="Times New Roman" w:cs="Times New Roman" w:hint="eastAsia"/>
          <w:sz w:val="32"/>
          <w:szCs w:val="32"/>
        </w:rPr>
        <w:t>的所需信息，如“银行存款”账号、“银行借款”账号、“注销的银行存款账户”拟查询的期间等，由银行业金融机构填写具体信息后回函。</w:t>
      </w:r>
    </w:p>
    <w:p w14:paraId="4A8F29AC"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注册会计师和银行业金融机构在使用银行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证函（格式一）或银行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w:t>
      </w:r>
      <w:r>
        <w:rPr>
          <w:rFonts w:ascii="Times New Roman" w:eastAsia="仿宋_GB2312" w:hAnsi="Times New Roman" w:cs="Times New Roman" w:hint="eastAsia"/>
          <w:sz w:val="32"/>
          <w:szCs w:val="32"/>
        </w:rPr>
        <w:t>（格式二）</w:t>
      </w:r>
      <w:proofErr w:type="gramStart"/>
      <w:r>
        <w:rPr>
          <w:rFonts w:ascii="Times New Roman" w:eastAsia="仿宋_GB2312" w:hAnsi="Times New Roman" w:cs="Times New Roman" w:hint="eastAsia"/>
          <w:sz w:val="32"/>
          <w:szCs w:val="32"/>
        </w:rPr>
        <w:t>进行函证工作</w:t>
      </w:r>
      <w:proofErr w:type="gramEnd"/>
      <w:r>
        <w:rPr>
          <w:rFonts w:ascii="Times New Roman" w:eastAsia="仿宋_GB2312" w:hAnsi="Times New Roman" w:cs="Times New Roman" w:hint="eastAsia"/>
          <w:sz w:val="32"/>
          <w:szCs w:val="32"/>
        </w:rPr>
        <w:t>时，应当确保银行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格式规范有效、内容完整。原则上字号不小于五号、黑色、</w:t>
      </w:r>
      <w:r>
        <w:rPr>
          <w:rFonts w:ascii="Times New Roman" w:eastAsia="仿宋_GB2312" w:hAnsi="Times New Roman" w:cs="Times New Roman"/>
          <w:sz w:val="32"/>
          <w:szCs w:val="32"/>
        </w:rPr>
        <w:t>1.5</w:t>
      </w:r>
      <w:r>
        <w:rPr>
          <w:rFonts w:ascii="Times New Roman" w:eastAsia="仿宋_GB2312" w:hAnsi="Times New Roman" w:cs="Times New Roman" w:hint="eastAsia"/>
          <w:sz w:val="32"/>
          <w:szCs w:val="32"/>
        </w:rPr>
        <w:t>倍行距。</w:t>
      </w:r>
      <w:proofErr w:type="gramStart"/>
      <w:r>
        <w:rPr>
          <w:rFonts w:ascii="Times New Roman" w:eastAsia="仿宋_GB2312" w:hAnsi="Times New Roman" w:cs="Times New Roman" w:hint="eastAsia"/>
          <w:sz w:val="32"/>
          <w:szCs w:val="32"/>
        </w:rPr>
        <w:t>询证函应当填写函证</w:t>
      </w:r>
      <w:proofErr w:type="gramEnd"/>
      <w:r>
        <w:rPr>
          <w:rFonts w:ascii="Times New Roman" w:eastAsia="仿宋_GB2312" w:hAnsi="Times New Roman" w:cs="Times New Roman" w:hint="eastAsia"/>
          <w:sz w:val="32"/>
          <w:szCs w:val="32"/>
        </w:rPr>
        <w:t>编号。如果采用纸</w:t>
      </w:r>
      <w:proofErr w:type="gramStart"/>
      <w:r>
        <w:rPr>
          <w:rFonts w:ascii="Times New Roman" w:eastAsia="仿宋_GB2312" w:hAnsi="Times New Roman" w:cs="Times New Roman" w:hint="eastAsia"/>
          <w:sz w:val="32"/>
          <w:szCs w:val="32"/>
        </w:rPr>
        <w:t>质询证函进行函</w:t>
      </w:r>
      <w:proofErr w:type="gramEnd"/>
      <w:r>
        <w:rPr>
          <w:rFonts w:ascii="Times New Roman" w:eastAsia="仿宋_GB2312" w:hAnsi="Times New Roman" w:cs="Times New Roman" w:hint="eastAsia"/>
          <w:sz w:val="32"/>
          <w:szCs w:val="32"/>
        </w:rPr>
        <w:t>证，来函信息通常情况下采用打印方式，回函信息可以采用手工填写或打印方式，每份</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填写方式应当统一。手工填写应当采用不易涂改的签字笔，并规范、清晰填写在</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回函栏框内，直接修改、涂抹、将格式</w:t>
      </w:r>
      <w:proofErr w:type="gramStart"/>
      <w:r>
        <w:rPr>
          <w:rFonts w:ascii="Times New Roman" w:eastAsia="仿宋_GB2312" w:hAnsi="Times New Roman" w:cs="Times New Roman" w:hint="eastAsia"/>
          <w:sz w:val="32"/>
          <w:szCs w:val="32"/>
        </w:rPr>
        <w:t>一</w:t>
      </w:r>
      <w:proofErr w:type="gramEnd"/>
      <w:r>
        <w:rPr>
          <w:rFonts w:ascii="Times New Roman" w:eastAsia="仿宋_GB2312" w:hAnsi="Times New Roman" w:cs="Times New Roman" w:hint="eastAsia"/>
          <w:sz w:val="32"/>
          <w:szCs w:val="32"/>
        </w:rPr>
        <w:t>回函结论填写在其他</w:t>
      </w:r>
      <w:proofErr w:type="gramStart"/>
      <w:r>
        <w:rPr>
          <w:rFonts w:ascii="Times New Roman" w:eastAsia="仿宋_GB2312" w:hAnsi="Times New Roman" w:cs="Times New Roman" w:hint="eastAsia"/>
          <w:sz w:val="32"/>
          <w:szCs w:val="32"/>
        </w:rPr>
        <w:t>项目或栏位</w:t>
      </w:r>
      <w:proofErr w:type="gramEnd"/>
      <w:r>
        <w:rPr>
          <w:rFonts w:ascii="Times New Roman" w:eastAsia="仿宋_GB2312" w:hAnsi="Times New Roman" w:cs="Times New Roman" w:hint="eastAsia"/>
          <w:sz w:val="32"/>
          <w:szCs w:val="32"/>
        </w:rPr>
        <w:t>等均属于不符合规范的做法。</w:t>
      </w:r>
    </w:p>
    <w:p w14:paraId="713E938F"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原则上，银行业金融机构应针对银行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证函（格式一）和银行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证函（格式二）中“函证收件人”所包括的总分支</w:t>
      </w:r>
      <w:r>
        <w:rPr>
          <w:rFonts w:ascii="Times New Roman" w:eastAsia="仿宋_GB2312" w:hAnsi="Times New Roman" w:cs="Times New Roman" w:hint="eastAsia"/>
          <w:sz w:val="32"/>
          <w:szCs w:val="32"/>
        </w:rPr>
        <w:t>机构范围（即</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的抬头）进行回函。在实现集约化和数字化的情况下，银行业金融机构应就</w:t>
      </w:r>
      <w:proofErr w:type="gramStart"/>
      <w:r>
        <w:rPr>
          <w:rFonts w:ascii="Times New Roman" w:eastAsia="仿宋_GB2312" w:hAnsi="Times New Roman" w:cs="Times New Roman" w:hint="eastAsia"/>
          <w:sz w:val="32"/>
          <w:szCs w:val="32"/>
        </w:rPr>
        <w:t>询证函的函证</w:t>
      </w:r>
      <w:proofErr w:type="gramEnd"/>
      <w:r>
        <w:rPr>
          <w:rFonts w:ascii="Times New Roman" w:eastAsia="仿宋_GB2312" w:hAnsi="Times New Roman" w:cs="Times New Roman" w:hint="eastAsia"/>
          <w:sz w:val="32"/>
          <w:szCs w:val="32"/>
        </w:rPr>
        <w:t>范围进行公示，说明可一并查询具体业务的最高机构层级。</w:t>
      </w:r>
    </w:p>
    <w:p w14:paraId="08AFBA42"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lastRenderedPageBreak/>
        <w:t>5</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银行业金融机构在办理回函业务时，如出现被审计单位全部账户均已销户的情形，可以校验销户前预留银行签章并办理回函业务。如果销户后，原预留银行签章已注销，银行业金融机构可以核验以往留存的被审计单位签章资料。如果销户后，被审计单位签章发生了变更，银行业金融机构可以根据内部管理要求及时与注册会计师联系，要求补充提供被审计单位的相关说明资料，例如单位有效证件材料、印章</w:t>
      </w:r>
      <w:r>
        <w:rPr>
          <w:rFonts w:ascii="Times New Roman" w:eastAsia="仿宋_GB2312" w:hAnsi="Times New Roman" w:cs="Times New Roman" w:hint="eastAsia"/>
          <w:sz w:val="32"/>
          <w:szCs w:val="32"/>
        </w:rPr>
        <w:t>变更连续性相关证明文件（如账户变更申请书、营业执照、开户许可证、法人身份证、公安机关指定印章厂出具的旧印章变更证明、旧印章销毁证明、新印章刻制证明等）。银行业金融机构可在上述原则下进一步公示具体办理程序和资料要求。若银行业金融机构核实原预留签章确有困难，应当及时与注册会计师沟通。</w:t>
      </w:r>
    </w:p>
    <w:p w14:paraId="58891944"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6</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如果采用纸质银行</w:t>
      </w:r>
      <w:proofErr w:type="gramStart"/>
      <w:r>
        <w:rPr>
          <w:rFonts w:ascii="Times New Roman" w:eastAsia="仿宋_GB2312" w:hAnsi="Times New Roman" w:cs="Times New Roman" w:hint="eastAsia"/>
          <w:sz w:val="32"/>
          <w:szCs w:val="32"/>
        </w:rPr>
        <w:t>询证函进行函</w:t>
      </w:r>
      <w:proofErr w:type="gramEnd"/>
      <w:r>
        <w:rPr>
          <w:rFonts w:ascii="Times New Roman" w:eastAsia="仿宋_GB2312" w:hAnsi="Times New Roman" w:cs="Times New Roman" w:hint="eastAsia"/>
          <w:sz w:val="32"/>
          <w:szCs w:val="32"/>
        </w:rPr>
        <w:t>证，银行</w:t>
      </w:r>
      <w:proofErr w:type="gramStart"/>
      <w:r>
        <w:rPr>
          <w:rFonts w:ascii="Times New Roman" w:eastAsia="仿宋_GB2312" w:hAnsi="Times New Roman" w:cs="Times New Roman" w:hint="eastAsia"/>
          <w:sz w:val="32"/>
          <w:szCs w:val="32"/>
        </w:rPr>
        <w:t>询证函应当</w:t>
      </w:r>
      <w:proofErr w:type="gramEnd"/>
      <w:r>
        <w:rPr>
          <w:rFonts w:ascii="Times New Roman" w:eastAsia="仿宋_GB2312" w:hAnsi="Times New Roman" w:cs="Times New Roman" w:hint="eastAsia"/>
          <w:sz w:val="32"/>
          <w:szCs w:val="32"/>
        </w:rPr>
        <w:t>由被审计单位加盖骑缝章，原则上将被审计单位在预留签章处加盖的单位印章用作骑缝章。如果采用</w:t>
      </w:r>
      <w:proofErr w:type="gramStart"/>
      <w:r>
        <w:rPr>
          <w:rFonts w:ascii="Times New Roman" w:eastAsia="仿宋_GB2312" w:hAnsi="Times New Roman" w:cs="Times New Roman" w:hint="eastAsia"/>
          <w:sz w:val="32"/>
          <w:szCs w:val="32"/>
        </w:rPr>
        <w:t>数字函证方式</w:t>
      </w:r>
      <w:proofErr w:type="gramEnd"/>
      <w:r>
        <w:rPr>
          <w:rFonts w:ascii="Times New Roman" w:eastAsia="仿宋_GB2312" w:hAnsi="Times New Roman" w:cs="Times New Roman" w:hint="eastAsia"/>
          <w:sz w:val="32"/>
          <w:szCs w:val="32"/>
        </w:rPr>
        <w:t>，则不作强制要求。</w:t>
      </w:r>
    </w:p>
    <w:p w14:paraId="1E9B34C0"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rPr>
        <w:t>7</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如果银行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中的空白处不足，银行业金融机构可以另行添加</w:t>
      </w:r>
      <w:r>
        <w:rPr>
          <w:rFonts w:ascii="Times New Roman" w:eastAsia="仿宋_GB2312" w:hAnsi="Times New Roman" w:cs="Times New Roman" w:hint="eastAsia"/>
          <w:sz w:val="32"/>
          <w:szCs w:val="32"/>
        </w:rPr>
        <w:t>附页列示相关信息，并在附页上签章或签发电子签名。</w:t>
      </w:r>
    </w:p>
    <w:p w14:paraId="43436492" w14:textId="77777777" w:rsidR="00DE645E" w:rsidRDefault="008C3ED1">
      <w:pPr>
        <w:pStyle w:val="2"/>
        <w:spacing w:before="0" w:after="0" w:line="600" w:lineRule="exact"/>
        <w:ind w:firstLineChars="200" w:firstLine="640"/>
        <w:rPr>
          <w:rFonts w:ascii="Times New Roman" w:eastAsia="楷体_GB2312" w:hAnsi="Times New Roman" w:cs="Times New Roman"/>
          <w:b w:val="0"/>
        </w:rPr>
      </w:pPr>
      <w:r>
        <w:rPr>
          <w:rFonts w:ascii="Times New Roman" w:eastAsia="楷体_GB2312" w:hAnsi="Times New Roman" w:cs="Times New Roman" w:hint="eastAsia"/>
        </w:rPr>
        <w:t>（二）银行</w:t>
      </w:r>
      <w:proofErr w:type="gramStart"/>
      <w:r>
        <w:rPr>
          <w:rFonts w:ascii="Times New Roman" w:eastAsia="楷体_GB2312" w:hAnsi="Times New Roman" w:cs="Times New Roman" w:hint="eastAsia"/>
        </w:rPr>
        <w:t>询</w:t>
      </w:r>
      <w:proofErr w:type="gramEnd"/>
      <w:r>
        <w:rPr>
          <w:rFonts w:ascii="Times New Roman" w:eastAsia="楷体_GB2312" w:hAnsi="Times New Roman" w:cs="Times New Roman" w:hint="eastAsia"/>
        </w:rPr>
        <w:t>证函（格式一）适用说明。</w:t>
      </w:r>
    </w:p>
    <w:p w14:paraId="0B75FF12" w14:textId="77777777" w:rsidR="00DE645E" w:rsidRDefault="008C3ED1">
      <w:pPr>
        <w:spacing w:after="0" w:line="600" w:lineRule="exact"/>
        <w:ind w:firstLineChars="200" w:firstLine="640"/>
        <w:jc w:val="both"/>
        <w:rPr>
          <w:rFonts w:ascii="Times New Roman" w:eastAsia="楷体" w:hAnsi="Times New Roman" w:cs="Times New Roman"/>
          <w:b/>
          <w:sz w:val="32"/>
          <w:szCs w:val="32"/>
        </w:rPr>
      </w:pP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注册会计师可根据被审计单位的具体情况以及审计的需要，确定银行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所列第</w:t>
      </w: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宋体" w:hAnsi="Times New Roman" w:cs="Times New Roman"/>
          <w:sz w:val="32"/>
          <w:szCs w:val="32"/>
        </w:rPr>
        <w:t>14</w:t>
      </w:r>
      <w:r>
        <w:rPr>
          <w:rFonts w:ascii="Times New Roman" w:eastAsia="仿宋_GB2312" w:hAnsi="Times New Roman" w:cs="Times New Roman" w:hint="eastAsia"/>
          <w:sz w:val="32"/>
          <w:szCs w:val="32"/>
        </w:rPr>
        <w:t>项及附表中</w:t>
      </w:r>
      <w:proofErr w:type="gramStart"/>
      <w:r>
        <w:rPr>
          <w:rFonts w:ascii="Times New Roman" w:eastAsia="仿宋_GB2312" w:hAnsi="Times New Roman" w:cs="Times New Roman" w:hint="eastAsia"/>
          <w:sz w:val="32"/>
          <w:szCs w:val="32"/>
        </w:rPr>
        <w:t>需要函证的</w:t>
      </w:r>
      <w:proofErr w:type="gramEnd"/>
      <w:r>
        <w:rPr>
          <w:rFonts w:ascii="Times New Roman" w:eastAsia="仿宋_GB2312" w:hAnsi="Times New Roman" w:cs="Times New Roman" w:hint="eastAsia"/>
          <w:sz w:val="32"/>
          <w:szCs w:val="32"/>
        </w:rPr>
        <w:lastRenderedPageBreak/>
        <w:t>项目。对于注册会计师确定</w:t>
      </w:r>
      <w:proofErr w:type="gramStart"/>
      <w:r>
        <w:rPr>
          <w:rFonts w:ascii="Times New Roman" w:eastAsia="仿宋_GB2312" w:hAnsi="Times New Roman" w:cs="Times New Roman" w:hint="eastAsia"/>
          <w:sz w:val="32"/>
          <w:szCs w:val="32"/>
        </w:rPr>
        <w:t>无需函证的</w:t>
      </w:r>
      <w:proofErr w:type="gramEnd"/>
      <w:r>
        <w:rPr>
          <w:rFonts w:ascii="Times New Roman" w:eastAsia="仿宋_GB2312" w:hAnsi="Times New Roman" w:cs="Times New Roman" w:hint="eastAsia"/>
          <w:sz w:val="32"/>
          <w:szCs w:val="32"/>
        </w:rPr>
        <w:t>项目或具体栏位，应当将该项目或具体栏位的表格用斜线划掉。对于注册会计师用斜线划掉的</w:t>
      </w:r>
      <w:proofErr w:type="gramStart"/>
      <w:r>
        <w:rPr>
          <w:rFonts w:ascii="Times New Roman" w:eastAsia="仿宋_GB2312" w:hAnsi="Times New Roman" w:cs="Times New Roman" w:hint="eastAsia"/>
          <w:sz w:val="32"/>
          <w:szCs w:val="32"/>
        </w:rPr>
        <w:t>项目或栏位</w:t>
      </w:r>
      <w:proofErr w:type="gramEnd"/>
      <w:r>
        <w:rPr>
          <w:rFonts w:ascii="Times New Roman" w:eastAsia="仿宋_GB2312" w:hAnsi="Times New Roman" w:cs="Times New Roman" w:hint="eastAsia"/>
          <w:sz w:val="32"/>
          <w:szCs w:val="32"/>
        </w:rPr>
        <w:t>，银行业金融机构无需核实相关信息且不需要反馈。</w:t>
      </w:r>
    </w:p>
    <w:p w14:paraId="48C71AB3"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针对第</w:t>
      </w: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宋体" w:hAnsi="Times New Roman" w:cs="Times New Roman"/>
          <w:sz w:val="32"/>
          <w:szCs w:val="32"/>
        </w:rPr>
        <w:t>14</w:t>
      </w:r>
      <w:r>
        <w:rPr>
          <w:rFonts w:ascii="Times New Roman" w:eastAsia="仿宋_GB2312" w:hAnsi="Times New Roman" w:cs="Times New Roman" w:hint="eastAsia"/>
          <w:sz w:val="32"/>
          <w:szCs w:val="32"/>
        </w:rPr>
        <w:t>项及附表，如果被审计单位的文件记录或管理层提供的信息显示其与银行业金融机构之间没有此等交易或余额，但注册会计师认为需要就此获得银行业金融机构的确认，注册会计师应当在每个对应栏目（第</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项需要写明具体项目）内填写“无”，银行业金融机构应当对填写“无”的信息予以核实并反馈。如银行业金融机构发现被审计单位</w:t>
      </w:r>
      <w:r>
        <w:rPr>
          <w:rFonts w:ascii="Times New Roman" w:eastAsia="仿宋_GB2312" w:hAnsi="Times New Roman" w:cs="Times New Roman" w:hint="eastAsia"/>
          <w:sz w:val="32"/>
          <w:szCs w:val="32"/>
        </w:rPr>
        <w:t>存在交易或余额，而相关项目被列示为“无”，应当明确回复不符并在回函“结论”处，对不符项目涉及的内容、金额等进行说明。</w:t>
      </w:r>
    </w:p>
    <w:p w14:paraId="1958119B"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注册会计师应当对银行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中列示的</w:t>
      </w: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宋体" w:hAnsi="Times New Roman" w:cs="Times New Roman"/>
          <w:sz w:val="32"/>
          <w:szCs w:val="32"/>
        </w:rPr>
        <w:t>14</w:t>
      </w:r>
      <w:r>
        <w:rPr>
          <w:rFonts w:ascii="Times New Roman" w:eastAsia="仿宋_GB2312" w:hAnsi="Times New Roman" w:cs="Times New Roman" w:hint="eastAsia"/>
          <w:sz w:val="32"/>
          <w:szCs w:val="32"/>
        </w:rPr>
        <w:t>项信息及附表，按照实际情况以及上述第</w:t>
      </w: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条和第</w:t>
      </w:r>
      <w:r>
        <w:rPr>
          <w:rFonts w:ascii="Times New Roman" w:eastAsia="宋体" w:hAnsi="Times New Roman" w:cs="Times New Roman"/>
          <w:sz w:val="32"/>
          <w:szCs w:val="32"/>
        </w:rPr>
        <w:t>2</w:t>
      </w:r>
      <w:r>
        <w:rPr>
          <w:rFonts w:ascii="Times New Roman" w:eastAsia="仿宋_GB2312" w:hAnsi="Times New Roman" w:cs="Times New Roman" w:hint="eastAsia"/>
          <w:sz w:val="32"/>
          <w:szCs w:val="32"/>
        </w:rPr>
        <w:t>条的要求填写相应信息，不应留白。针对“备注”栏，如果不存在按照本指引需要列示说明的信息，应当填写“无”；如果存在注册会计师或被审计单位认为需要额外说明的信息，可以填写在第</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项“其他”。如果银行业金融机构收到存在空白内容的</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证函，银行业金融机构</w:t>
      </w:r>
      <w:proofErr w:type="gramStart"/>
      <w:r>
        <w:rPr>
          <w:rFonts w:ascii="Times New Roman" w:eastAsia="仿宋_GB2312" w:hAnsi="Times New Roman" w:cs="Times New Roman" w:hint="eastAsia"/>
          <w:sz w:val="32"/>
          <w:szCs w:val="32"/>
        </w:rPr>
        <w:t>可以退函处理</w:t>
      </w:r>
      <w:proofErr w:type="gramEnd"/>
      <w:r>
        <w:rPr>
          <w:rFonts w:ascii="Times New Roman" w:eastAsia="仿宋_GB2312" w:hAnsi="Times New Roman" w:cs="Times New Roman" w:hint="eastAsia"/>
          <w:sz w:val="32"/>
          <w:szCs w:val="32"/>
        </w:rPr>
        <w:t>。</w:t>
      </w:r>
    </w:p>
    <w:p w14:paraId="62A83336"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银行业金融机构应当对银行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所列示的</w:t>
      </w: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项及附表涉及的信息</w:t>
      </w:r>
      <w:proofErr w:type="gramStart"/>
      <w:r>
        <w:rPr>
          <w:rFonts w:ascii="Times New Roman" w:eastAsia="仿宋_GB2312" w:hAnsi="Times New Roman" w:cs="Times New Roman" w:hint="eastAsia"/>
          <w:sz w:val="32"/>
          <w:szCs w:val="32"/>
        </w:rPr>
        <w:t>作出</w:t>
      </w:r>
      <w:proofErr w:type="gramEnd"/>
      <w:r>
        <w:rPr>
          <w:rFonts w:ascii="Times New Roman" w:eastAsia="仿宋_GB2312" w:hAnsi="Times New Roman" w:cs="Times New Roman" w:hint="eastAsia"/>
          <w:sz w:val="32"/>
          <w:szCs w:val="32"/>
        </w:rPr>
        <w:t>回应，</w:t>
      </w:r>
      <w:proofErr w:type="gramStart"/>
      <w:r>
        <w:rPr>
          <w:rFonts w:ascii="Times New Roman" w:eastAsia="仿宋_GB2312" w:hAnsi="Times New Roman" w:cs="Times New Roman" w:hint="eastAsia"/>
          <w:sz w:val="32"/>
          <w:szCs w:val="32"/>
        </w:rPr>
        <w:t>无需函证的</w:t>
      </w:r>
      <w:proofErr w:type="gramEnd"/>
      <w:r>
        <w:rPr>
          <w:rFonts w:ascii="Times New Roman" w:eastAsia="仿宋_GB2312" w:hAnsi="Times New Roman" w:cs="Times New Roman" w:hint="eastAsia"/>
          <w:sz w:val="32"/>
          <w:szCs w:val="32"/>
        </w:rPr>
        <w:t>项目或具体栏位（即被注册会计师用斜线划掉的项目或具体栏位）除外。如</w:t>
      </w:r>
      <w:r>
        <w:rPr>
          <w:rFonts w:ascii="Times New Roman" w:eastAsia="仿宋_GB2312" w:hAnsi="Times New Roman" w:cs="Times New Roman" w:hint="eastAsia"/>
          <w:sz w:val="32"/>
          <w:szCs w:val="32"/>
        </w:rPr>
        <w:lastRenderedPageBreak/>
        <w:t>经银行业金融机构核对，存在不符之处，银行业金融机构应当于“经本行核对，所函证项目存在以下不符之处”栏中或另行附页，提供不符信息的具体内容，不应将不符信息填写在银行</w:t>
      </w:r>
      <w:proofErr w:type="gramStart"/>
      <w:r>
        <w:rPr>
          <w:rFonts w:ascii="Times New Roman" w:eastAsia="仿宋_GB2312" w:hAnsi="Times New Roman" w:cs="Times New Roman" w:hint="eastAsia"/>
          <w:sz w:val="32"/>
          <w:szCs w:val="32"/>
        </w:rPr>
        <w:t>询证函</w:t>
      </w:r>
      <w:proofErr w:type="gramEnd"/>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宋体" w:hAnsi="Times New Roman" w:cs="Times New Roman"/>
          <w:sz w:val="32"/>
          <w:szCs w:val="32"/>
        </w:rPr>
        <w:t>14</w:t>
      </w:r>
      <w:r>
        <w:rPr>
          <w:rFonts w:ascii="Times New Roman" w:eastAsia="仿宋_GB2312" w:hAnsi="Times New Roman" w:cs="Times New Roman" w:hint="eastAsia"/>
          <w:sz w:val="32"/>
          <w:szCs w:val="32"/>
        </w:rPr>
        <w:t>项及附表中。银行业金融机构不应要求注册会计师按照相符信息重新填写后再次发函。</w:t>
      </w:r>
    </w:p>
    <w:p w14:paraId="69C17887"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5</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针对银行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“备注”栏、第</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项“其他”等信息，银行业金融机构可根据实际业务记录进行查询。如果</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所填写的信息存在与实际业务记录不符的情况</w:t>
      </w:r>
      <w:r>
        <w:rPr>
          <w:rFonts w:ascii="Times New Roman" w:eastAsia="仿宋_GB2312" w:hAnsi="Times New Roman" w:cs="Times New Roman" w:hint="eastAsia"/>
          <w:sz w:val="32"/>
          <w:szCs w:val="32"/>
        </w:rPr>
        <w:t>，银行业金融机构应当将其作为不符事项在“经本行核对，所函证项目存在以下不符之处”栏中提供说明。如果填写的信息不存在与实际业务记录不符的情况，银行业金融机构应当在结论相符栏进行确认，并可以进一步提供其认为需要的说明。</w:t>
      </w:r>
    </w:p>
    <w:p w14:paraId="3E39D20C"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（三）银行</w:t>
      </w:r>
      <w:proofErr w:type="gramStart"/>
      <w:r>
        <w:rPr>
          <w:rFonts w:ascii="Times New Roman" w:eastAsia="楷体_GB2312" w:hAnsi="Times New Roman" w:cs="Times New Roman" w:hint="eastAsia"/>
        </w:rPr>
        <w:t>询</w:t>
      </w:r>
      <w:proofErr w:type="gramEnd"/>
      <w:r>
        <w:rPr>
          <w:rFonts w:ascii="Times New Roman" w:eastAsia="楷体_GB2312" w:hAnsi="Times New Roman" w:cs="Times New Roman" w:hint="eastAsia"/>
        </w:rPr>
        <w:t>证函（格式二）适用说明。</w:t>
      </w:r>
    </w:p>
    <w:p w14:paraId="4B3BEBA1"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银行业金融机构如选择不在银行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原件上回复而采用本机构系统生成的与银行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格式要求一致的</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回函，或者采用数字</w:t>
      </w:r>
      <w:proofErr w:type="gramStart"/>
      <w:r>
        <w:rPr>
          <w:rFonts w:ascii="Times New Roman" w:eastAsia="仿宋_GB2312" w:hAnsi="Times New Roman" w:cs="Times New Roman" w:hint="eastAsia"/>
          <w:sz w:val="32"/>
          <w:szCs w:val="32"/>
        </w:rPr>
        <w:t>函证方式</w:t>
      </w:r>
      <w:proofErr w:type="gramEnd"/>
      <w:r>
        <w:rPr>
          <w:rFonts w:ascii="Times New Roman" w:eastAsia="仿宋_GB2312" w:hAnsi="Times New Roman" w:cs="Times New Roman" w:hint="eastAsia"/>
          <w:sz w:val="32"/>
          <w:szCs w:val="32"/>
        </w:rPr>
        <w:t>进行回复，</w:t>
      </w:r>
      <w:r>
        <w:rPr>
          <w:rFonts w:ascii="Times New Roman" w:eastAsia="仿宋_GB2312" w:hAnsi="Times New Roman" w:cs="Times New Roman" w:hint="eastAsia"/>
          <w:sz w:val="32"/>
        </w:rPr>
        <w:t>应当基于其公示的受理事项对银行</w:t>
      </w:r>
      <w:proofErr w:type="gramStart"/>
      <w:r>
        <w:rPr>
          <w:rFonts w:ascii="Times New Roman" w:eastAsia="仿宋_GB2312" w:hAnsi="Times New Roman" w:cs="Times New Roman" w:hint="eastAsia"/>
          <w:sz w:val="32"/>
        </w:rPr>
        <w:t>询证函</w:t>
      </w:r>
      <w:proofErr w:type="gramEnd"/>
      <w:r>
        <w:rPr>
          <w:rFonts w:ascii="Times New Roman" w:eastAsia="仿宋_GB2312" w:hAnsi="Times New Roman" w:cs="Times New Roman" w:hint="eastAsia"/>
          <w:sz w:val="32"/>
          <w:szCs w:val="32"/>
        </w:rPr>
        <w:t>所</w:t>
      </w:r>
      <w:r>
        <w:rPr>
          <w:rFonts w:ascii="Times New Roman" w:eastAsia="仿宋_GB2312" w:hAnsi="Times New Roman" w:cs="Times New Roman" w:hint="eastAsia"/>
          <w:sz w:val="32"/>
        </w:rPr>
        <w:t>列示的</w:t>
      </w: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项及附表涉及的信息</w:t>
      </w:r>
      <w:proofErr w:type="gramStart"/>
      <w:r>
        <w:rPr>
          <w:rFonts w:ascii="Times New Roman" w:eastAsia="仿宋_GB2312" w:hAnsi="Times New Roman" w:cs="Times New Roman" w:hint="eastAsia"/>
          <w:sz w:val="32"/>
        </w:rPr>
        <w:t>作出</w:t>
      </w:r>
      <w:proofErr w:type="gramEnd"/>
      <w:r>
        <w:rPr>
          <w:rFonts w:ascii="Times New Roman" w:eastAsia="仿宋_GB2312" w:hAnsi="Times New Roman" w:cs="Times New Roman" w:hint="eastAsia"/>
          <w:sz w:val="32"/>
        </w:rPr>
        <w:t>回复</w:t>
      </w:r>
      <w:r>
        <w:rPr>
          <w:rFonts w:ascii="Times New Roman" w:eastAsia="仿宋_GB2312" w:hAnsi="Times New Roman" w:cs="Times New Roman" w:hint="eastAsia"/>
          <w:sz w:val="32"/>
          <w:szCs w:val="32"/>
        </w:rPr>
        <w:t>。对于注册会计师确定</w:t>
      </w:r>
      <w:proofErr w:type="gramStart"/>
      <w:r>
        <w:rPr>
          <w:rFonts w:ascii="Times New Roman" w:eastAsia="仿宋_GB2312" w:hAnsi="Times New Roman" w:cs="Times New Roman" w:hint="eastAsia"/>
          <w:sz w:val="32"/>
          <w:szCs w:val="32"/>
        </w:rPr>
        <w:t>无需函证的</w:t>
      </w:r>
      <w:proofErr w:type="gramEnd"/>
      <w:r>
        <w:rPr>
          <w:rFonts w:ascii="Times New Roman" w:eastAsia="仿宋_GB2312" w:hAnsi="Times New Roman" w:cs="Times New Roman" w:hint="eastAsia"/>
          <w:sz w:val="32"/>
          <w:szCs w:val="32"/>
        </w:rPr>
        <w:t>项目或具体栏位（即被注册会计师用斜线划掉的项目或具体栏位），银行业金融机构无需核实该信息，用斜线划掉或标明“未函证”。</w:t>
      </w:r>
    </w:p>
    <w:p w14:paraId="54CB4E16" w14:textId="77777777" w:rsidR="00DE645E" w:rsidRDefault="008C3ED1">
      <w:pPr>
        <w:pStyle w:val="2"/>
        <w:spacing w:before="0" w:after="0" w:line="600" w:lineRule="exact"/>
        <w:ind w:firstLineChars="200" w:firstLine="640"/>
        <w:rPr>
          <w:rFonts w:ascii="Times New Roman" w:hAnsi="Times New Roman" w:cs="Times New Roman"/>
        </w:rPr>
      </w:pPr>
      <w:r>
        <w:rPr>
          <w:rFonts w:ascii="Times New Roman" w:eastAsia="楷体_GB2312" w:hAnsi="Times New Roman" w:cs="Times New Roman" w:hint="eastAsia"/>
        </w:rPr>
        <w:t>（四）验资业务银行</w:t>
      </w:r>
      <w:proofErr w:type="gramStart"/>
      <w:r>
        <w:rPr>
          <w:rFonts w:ascii="Times New Roman" w:eastAsia="楷体_GB2312" w:hAnsi="Times New Roman" w:cs="Times New Roman" w:hint="eastAsia"/>
        </w:rPr>
        <w:t>询证函</w:t>
      </w:r>
      <w:proofErr w:type="gramEnd"/>
      <w:r>
        <w:rPr>
          <w:rFonts w:ascii="Times New Roman" w:eastAsia="楷体_GB2312" w:hAnsi="Times New Roman" w:cs="Times New Roman" w:hint="eastAsia"/>
        </w:rPr>
        <w:t>适用说明。</w:t>
      </w:r>
    </w:p>
    <w:p w14:paraId="167F9097"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验资业务银行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为辅助会计师事务所按照《中国注册会计师审计准则第</w:t>
      </w:r>
      <w:r>
        <w:rPr>
          <w:rFonts w:ascii="Times New Roman" w:eastAsia="宋体" w:hAnsi="Times New Roman" w:cs="Times New Roman"/>
          <w:sz w:val="32"/>
          <w:szCs w:val="32"/>
        </w:rPr>
        <w:t>1602</w:t>
      </w:r>
      <w:r>
        <w:rPr>
          <w:rFonts w:ascii="Times New Roman" w:eastAsia="仿宋_GB2312" w:hAnsi="Times New Roman" w:cs="Times New Roman" w:hint="eastAsia"/>
          <w:sz w:val="32"/>
          <w:szCs w:val="32"/>
        </w:rPr>
        <w:t>号</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验资》的规定执行验资业</w:t>
      </w:r>
      <w:r>
        <w:rPr>
          <w:rFonts w:ascii="Times New Roman" w:eastAsia="仿宋_GB2312" w:hAnsi="Times New Roman" w:cs="Times New Roman" w:hint="eastAsia"/>
          <w:sz w:val="32"/>
          <w:szCs w:val="32"/>
        </w:rPr>
        <w:lastRenderedPageBreak/>
        <w:t>务而设计和使用，如用于审验股东实际缴纳企业出资、金融产品投资人入缴投资份额等目的。</w:t>
      </w:r>
    </w:p>
    <w:p w14:paraId="36DAA83A"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如果截至回函日出资已经被转出或未明确标明资金用途，银行业金融机构应根据实际情况予以回函，可以仅针对资金到位情况回函，同时增加“未写明款项</w:t>
      </w:r>
      <w:r>
        <w:rPr>
          <w:rFonts w:ascii="Times New Roman" w:eastAsia="仿宋_GB2312" w:hAnsi="Times New Roman" w:cs="Times New Roman" w:hint="eastAsia"/>
          <w:sz w:val="32"/>
          <w:szCs w:val="32"/>
        </w:rPr>
        <w:t>用途”等说明。</w:t>
      </w:r>
    </w:p>
    <w:p w14:paraId="7D749BD3"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缴入款项的账户如为专用账户，银行业金融机构可根据与被审计单位约定的具体款项用途进行确认；如为非专用、非验资临时存款账户，注册会计师可以填写“款项用途”为“不适用”，银行业金融机构根据实际情况可以在回函中表述“未与单位就款项用途进行约定”。</w:t>
      </w:r>
    </w:p>
    <w:p w14:paraId="7D8AD6EC"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如果采用纸质银行</w:t>
      </w:r>
      <w:proofErr w:type="gramStart"/>
      <w:r>
        <w:rPr>
          <w:rFonts w:ascii="Times New Roman" w:eastAsia="仿宋_GB2312" w:hAnsi="Times New Roman" w:cs="Times New Roman" w:hint="eastAsia"/>
          <w:sz w:val="32"/>
          <w:szCs w:val="32"/>
        </w:rPr>
        <w:t>询证函进行函</w:t>
      </w:r>
      <w:proofErr w:type="gramEnd"/>
      <w:r>
        <w:rPr>
          <w:rFonts w:ascii="Times New Roman" w:eastAsia="仿宋_GB2312" w:hAnsi="Times New Roman" w:cs="Times New Roman" w:hint="eastAsia"/>
          <w:sz w:val="32"/>
          <w:szCs w:val="32"/>
        </w:rPr>
        <w:t>证，银行</w:t>
      </w:r>
      <w:proofErr w:type="gramStart"/>
      <w:r>
        <w:rPr>
          <w:rFonts w:ascii="Times New Roman" w:eastAsia="仿宋_GB2312" w:hAnsi="Times New Roman" w:cs="Times New Roman" w:hint="eastAsia"/>
          <w:sz w:val="32"/>
          <w:szCs w:val="32"/>
        </w:rPr>
        <w:t>询证函应当</w:t>
      </w:r>
      <w:proofErr w:type="gramEnd"/>
      <w:r>
        <w:rPr>
          <w:rFonts w:ascii="Times New Roman" w:eastAsia="仿宋_GB2312" w:hAnsi="Times New Roman" w:cs="Times New Roman" w:hint="eastAsia"/>
          <w:sz w:val="32"/>
          <w:szCs w:val="32"/>
        </w:rPr>
        <w:t>由被审计单位加盖骑缝章，原则上将被审计单位预留银行签章处加盖的单位印章用作骑缝章。如果采用</w:t>
      </w:r>
      <w:proofErr w:type="gramStart"/>
      <w:r>
        <w:rPr>
          <w:rFonts w:ascii="Times New Roman" w:eastAsia="仿宋_GB2312" w:hAnsi="Times New Roman" w:cs="Times New Roman" w:hint="eastAsia"/>
          <w:sz w:val="32"/>
          <w:szCs w:val="32"/>
        </w:rPr>
        <w:t>数字函证方式</w:t>
      </w:r>
      <w:proofErr w:type="gramEnd"/>
      <w:r>
        <w:rPr>
          <w:rFonts w:ascii="Times New Roman" w:eastAsia="仿宋_GB2312" w:hAnsi="Times New Roman" w:cs="Times New Roman" w:hint="eastAsia"/>
          <w:sz w:val="32"/>
          <w:szCs w:val="32"/>
        </w:rPr>
        <w:t>，则不作强制要求。</w:t>
      </w:r>
    </w:p>
    <w:p w14:paraId="526423E1"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如果银行</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中的空白处不足，银行业金融机构可另行添加附页列示相关信息，并在</w:t>
      </w:r>
      <w:r>
        <w:rPr>
          <w:rFonts w:ascii="Times New Roman" w:eastAsia="仿宋_GB2312" w:hAnsi="Times New Roman" w:cs="Times New Roman" w:hint="eastAsia"/>
          <w:sz w:val="32"/>
          <w:szCs w:val="32"/>
        </w:rPr>
        <w:t>附页上签章或签发电子签名。</w:t>
      </w:r>
    </w:p>
    <w:p w14:paraId="66C14A39"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rPr>
        <w:t>5</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针对特殊情况下的验资需求（例如首次公开发行募集资金转入承销商账户时对承销商账户到账资金的资金验证业务），注册会计师可以根据实际情况填写验资业务银行</w:t>
      </w:r>
      <w:proofErr w:type="gramStart"/>
      <w:r>
        <w:rPr>
          <w:rFonts w:ascii="Times New Roman" w:eastAsia="仿宋_GB2312" w:hAnsi="Times New Roman" w:cs="Times New Roman" w:hint="eastAsia"/>
          <w:sz w:val="32"/>
          <w:szCs w:val="32"/>
        </w:rPr>
        <w:t>询证函的函证理由</w:t>
      </w:r>
      <w:proofErr w:type="gramEnd"/>
      <w:r>
        <w:rPr>
          <w:rFonts w:ascii="Times New Roman" w:eastAsia="仿宋_GB2312" w:hAnsi="Times New Roman" w:cs="Times New Roman" w:hint="eastAsia"/>
          <w:sz w:val="32"/>
          <w:szCs w:val="32"/>
        </w:rPr>
        <w:t>及内容，银行业金融机构应当根据实际情况予以回函。针对特殊情况，注册会计师原则上于发函前与银</w:t>
      </w:r>
      <w:r>
        <w:rPr>
          <w:rFonts w:ascii="Times New Roman" w:eastAsia="仿宋_GB2312" w:hAnsi="Times New Roman" w:cs="Times New Roman" w:hint="eastAsia"/>
          <w:sz w:val="32"/>
          <w:szCs w:val="32"/>
        </w:rPr>
        <w:lastRenderedPageBreak/>
        <w:t>行业金融机构进行沟通，以避免填写的信息与银行业金融机构无关或银行业金融机构无法掌握。</w:t>
      </w:r>
    </w:p>
    <w:p w14:paraId="20496498" w14:textId="77777777" w:rsidR="00DE645E" w:rsidRDefault="008C3ED1">
      <w:pPr>
        <w:pStyle w:val="1"/>
        <w:spacing w:before="0" w:line="600" w:lineRule="exact"/>
        <w:ind w:firstLineChars="200" w:firstLine="640"/>
        <w:rPr>
          <w:rFonts w:ascii="Times New Roman" w:eastAsia="黑体" w:hAnsi="Times New Roman" w:cs="Times New Roman"/>
          <w:b w:val="0"/>
          <w:sz w:val="32"/>
          <w:szCs w:val="32"/>
        </w:rPr>
      </w:pPr>
      <w:r>
        <w:rPr>
          <w:rFonts w:ascii="Times New Roman" w:eastAsia="黑体" w:hAnsi="Times New Roman" w:cs="Times New Roman" w:hint="eastAsia"/>
          <w:b w:val="0"/>
          <w:sz w:val="32"/>
          <w:szCs w:val="32"/>
        </w:rPr>
        <w:t>三、银行</w:t>
      </w:r>
      <w:proofErr w:type="gramStart"/>
      <w:r>
        <w:rPr>
          <w:rFonts w:ascii="Times New Roman" w:eastAsia="黑体" w:hAnsi="Times New Roman" w:cs="Times New Roman" w:hint="eastAsia"/>
          <w:b w:val="0"/>
          <w:sz w:val="32"/>
          <w:szCs w:val="32"/>
        </w:rPr>
        <w:t>询证函项目</w:t>
      </w:r>
      <w:proofErr w:type="gramEnd"/>
      <w:r>
        <w:rPr>
          <w:rFonts w:ascii="Times New Roman" w:eastAsia="黑体" w:hAnsi="Times New Roman" w:cs="Times New Roman" w:hint="eastAsia"/>
          <w:b w:val="0"/>
          <w:sz w:val="32"/>
          <w:szCs w:val="32"/>
        </w:rPr>
        <w:t>填写说明</w:t>
      </w:r>
    </w:p>
    <w:p w14:paraId="3AA4E6AC"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（一）银行存款。</w:t>
      </w:r>
    </w:p>
    <w:p w14:paraId="63322AF3"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本项目填写的银行存款，指被审计单位</w:t>
      </w:r>
      <w:proofErr w:type="gramStart"/>
      <w:r>
        <w:rPr>
          <w:rFonts w:ascii="Times New Roman" w:eastAsia="仿宋_GB2312" w:hAnsi="Times New Roman" w:cs="Times New Roman" w:hint="eastAsia"/>
          <w:sz w:val="32"/>
          <w:szCs w:val="32"/>
        </w:rPr>
        <w:t>于函证</w:t>
      </w:r>
      <w:proofErr w:type="gramEnd"/>
      <w:r>
        <w:rPr>
          <w:rFonts w:ascii="Times New Roman" w:eastAsia="仿宋_GB2312" w:hAnsi="Times New Roman" w:cs="Times New Roman" w:hint="eastAsia"/>
          <w:sz w:val="32"/>
          <w:szCs w:val="32"/>
        </w:rPr>
        <w:t>基准日存放于银行业金融机构的存款，包括利率、余额、是否存在使用受限情况等具体信息。银行业金融机构应当按照实际存款额确认银行存款余额（包括尚未注销的零余额账户）。</w:t>
      </w:r>
    </w:p>
    <w:p w14:paraId="16A69DA6" w14:textId="77777777" w:rsidR="00DE645E" w:rsidRDefault="008C3ED1">
      <w:pPr>
        <w:pStyle w:val="a3"/>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“银行账号”应当与银行对账单上显示的账号完全一致。“币种”</w:t>
      </w:r>
      <w:proofErr w:type="gramStart"/>
      <w:r>
        <w:rPr>
          <w:rFonts w:ascii="Times New Roman" w:eastAsia="仿宋_GB2312" w:hAnsi="Times New Roman" w:cs="Times New Roman" w:hint="eastAsia"/>
          <w:sz w:val="32"/>
          <w:szCs w:val="32"/>
        </w:rPr>
        <w:t>按照原币币种</w:t>
      </w:r>
      <w:proofErr w:type="gramEnd"/>
      <w:r>
        <w:rPr>
          <w:rFonts w:ascii="Times New Roman" w:eastAsia="仿宋_GB2312" w:hAnsi="Times New Roman" w:cs="Times New Roman" w:hint="eastAsia"/>
          <w:sz w:val="32"/>
          <w:szCs w:val="32"/>
        </w:rPr>
        <w:t>填写，对于本外币或多币种账户，同一银行账号下，按不同币种区分，分别逐行填列。“账户余额”中相应</w:t>
      </w:r>
      <w:proofErr w:type="gramStart"/>
      <w:r>
        <w:rPr>
          <w:rFonts w:ascii="Times New Roman" w:eastAsia="仿宋_GB2312" w:hAnsi="Times New Roman" w:cs="Times New Roman" w:hint="eastAsia"/>
          <w:sz w:val="32"/>
          <w:szCs w:val="32"/>
        </w:rPr>
        <w:t>填写原币金额</w:t>
      </w:r>
      <w:proofErr w:type="gramEnd"/>
      <w:r>
        <w:rPr>
          <w:rFonts w:ascii="Times New Roman" w:eastAsia="仿宋_GB2312" w:hAnsi="Times New Roman" w:cs="Times New Roman" w:hint="eastAsia"/>
          <w:sz w:val="32"/>
          <w:szCs w:val="32"/>
        </w:rPr>
        <w:t>。</w:t>
      </w:r>
    </w:p>
    <w:p w14:paraId="10FA95F7"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“账户类型”包括人民币账户、外币账户和其他类型的账户。其中，人民币账户应当按照《人民币银行结算账户管理办法》，列明基本存款</w:t>
      </w:r>
      <w:r>
        <w:rPr>
          <w:rFonts w:ascii="Times New Roman" w:eastAsia="仿宋_GB2312" w:hAnsi="Times New Roman" w:cs="Times New Roman" w:hint="eastAsia"/>
          <w:sz w:val="32"/>
          <w:szCs w:val="32"/>
        </w:rPr>
        <w:t>账户、一般存款账户、专用存款账户、临时存款账户等，如为专用存款账户可在“备注”栏进一步注明账户性质或资金性质；外币账户或其他类型账户的填写可适当参考银行业金融机构实际操作情况。此外，如存在不同类型的存款产品，应当分别列示，如活期存款、定期存款等。银行业金融机构实际业务开展中的大额存款、通知存款、定期保证金存款、结构性存款（按照《中国银保监会办公厅关于进一步规范商业银行结构性存款业务的通知》（银保监办发</w:t>
      </w:r>
      <w:r>
        <w:rPr>
          <w:rFonts w:ascii="Times New Roman" w:eastAsia="宋体" w:hAnsi="Times New Roman" w:cs="Times New Roman" w:hint="eastAsia"/>
          <w:sz w:val="32"/>
          <w:szCs w:val="32"/>
        </w:rPr>
        <w:t>〔</w:t>
      </w:r>
      <w:r>
        <w:rPr>
          <w:rFonts w:ascii="Times New Roman" w:eastAsia="宋体" w:hAnsi="Times New Roman" w:cs="Times New Roman"/>
          <w:sz w:val="32"/>
          <w:szCs w:val="32"/>
        </w:rPr>
        <w:t>2019</w:t>
      </w:r>
      <w:r>
        <w:rPr>
          <w:rFonts w:ascii="Times New Roman" w:eastAsia="宋体" w:hAnsi="Times New Roman" w:cs="Times New Roman"/>
          <w:sz w:val="32"/>
          <w:szCs w:val="32"/>
        </w:rPr>
        <w:t>〕</w:t>
      </w:r>
      <w:r>
        <w:rPr>
          <w:rFonts w:ascii="Times New Roman" w:eastAsia="宋体" w:hAnsi="Times New Roman" w:cs="Times New Roman"/>
          <w:sz w:val="32"/>
          <w:szCs w:val="32"/>
        </w:rPr>
        <w:t>204</w:t>
      </w:r>
      <w:r>
        <w:rPr>
          <w:rFonts w:ascii="Times New Roman" w:eastAsia="仿宋_GB2312" w:hAnsi="Times New Roman" w:cs="Times New Roman" w:hint="eastAsia"/>
          <w:sz w:val="32"/>
          <w:szCs w:val="32"/>
        </w:rPr>
        <w:t>号）“商业银行应当将结构性存</w:t>
      </w:r>
      <w:r>
        <w:rPr>
          <w:rFonts w:ascii="Times New Roman" w:eastAsia="仿宋_GB2312" w:hAnsi="Times New Roman" w:cs="Times New Roman" w:hint="eastAsia"/>
          <w:sz w:val="32"/>
          <w:szCs w:val="32"/>
        </w:rPr>
        <w:lastRenderedPageBreak/>
        <w:t>款纳入表内核算，按照存款管理”有关要求）等存在固定到期日的存款</w:t>
      </w:r>
      <w:r>
        <w:rPr>
          <w:rFonts w:ascii="Times New Roman" w:eastAsia="仿宋_GB2312" w:hAnsi="Times New Roman" w:cs="Times New Roman" w:hint="eastAsia"/>
          <w:sz w:val="32"/>
          <w:szCs w:val="32"/>
        </w:rPr>
        <w:t>产品，可以比照定期存款填写。如需进一步对账户性质或资金性质、产品类型等进行说明，可在“备注”栏中补充。</w:t>
      </w:r>
    </w:p>
    <w:p w14:paraId="7857E218"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起始日期”、“终止日期”栏仅适用于约定期限的账户类型。例如，对于定期存款、有固定期限的保证金存款等存在约定期限的账户类型，应当填写“起始日期”和“终止日期”，并在“备注”中填写“定期”或“保证金”等字样；对于活期存款，不需要填写“起始日期”和“终止日期”，可以填写“不适用”，在“备注”中填写“活期”字样即可。</w:t>
      </w:r>
    </w:p>
    <w:p w14:paraId="5E89A9DA"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5</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“利率”</w:t>
      </w:r>
      <w:proofErr w:type="gramStart"/>
      <w:r>
        <w:rPr>
          <w:rFonts w:ascii="Times New Roman" w:eastAsia="仿宋_GB2312" w:hAnsi="Times New Roman" w:cs="Times New Roman" w:hint="eastAsia"/>
          <w:sz w:val="32"/>
          <w:szCs w:val="32"/>
        </w:rPr>
        <w:t>指函证</w:t>
      </w:r>
      <w:proofErr w:type="gramEnd"/>
      <w:r>
        <w:rPr>
          <w:rFonts w:ascii="Times New Roman" w:eastAsia="仿宋_GB2312" w:hAnsi="Times New Roman" w:cs="Times New Roman" w:hint="eastAsia"/>
          <w:sz w:val="32"/>
          <w:szCs w:val="32"/>
        </w:rPr>
        <w:t>基准日适用</w:t>
      </w:r>
      <w:proofErr w:type="gramStart"/>
      <w:r>
        <w:rPr>
          <w:rFonts w:ascii="Times New Roman" w:eastAsia="仿宋_GB2312" w:hAnsi="Times New Roman" w:cs="Times New Roman" w:hint="eastAsia"/>
          <w:sz w:val="32"/>
          <w:szCs w:val="32"/>
        </w:rPr>
        <w:t>的年化利率</w:t>
      </w:r>
      <w:proofErr w:type="gramEnd"/>
      <w:r>
        <w:rPr>
          <w:rFonts w:ascii="Times New Roman" w:eastAsia="仿宋_GB2312" w:hAnsi="Times New Roman" w:cs="Times New Roman" w:hint="eastAsia"/>
          <w:sz w:val="32"/>
          <w:szCs w:val="32"/>
        </w:rPr>
        <w:t>，可以按百分比形式填写或直接填写数字至小数点后四位（</w:t>
      </w:r>
      <w:r>
        <w:rPr>
          <w:rFonts w:ascii="Times New Roman" w:eastAsia="仿宋_GB2312" w:hAnsi="Times New Roman" w:cs="Times New Roman" w:hint="eastAsia"/>
          <w:sz w:val="32"/>
          <w:szCs w:val="32"/>
        </w:rPr>
        <w:t>参照银行业金融机构实际确定）。如简单</w:t>
      </w:r>
      <w:proofErr w:type="gramStart"/>
      <w:r>
        <w:rPr>
          <w:rFonts w:ascii="Times New Roman" w:eastAsia="仿宋_GB2312" w:hAnsi="Times New Roman" w:cs="Times New Roman" w:hint="eastAsia"/>
          <w:sz w:val="32"/>
          <w:szCs w:val="32"/>
        </w:rPr>
        <w:t>年化利率</w:t>
      </w:r>
      <w:proofErr w:type="gramEnd"/>
      <w:r>
        <w:rPr>
          <w:rFonts w:ascii="Times New Roman" w:eastAsia="仿宋_GB2312" w:hAnsi="Times New Roman" w:cs="Times New Roman" w:hint="eastAsia"/>
          <w:sz w:val="32"/>
          <w:szCs w:val="32"/>
        </w:rPr>
        <w:t>不适用，应当在“备注”栏对具体利率或条款进行说明，包括但不限于合同约定协议利率等。针对活期存款、通知存款、协定存款、结构性存款及其</w:t>
      </w:r>
      <w:proofErr w:type="gramStart"/>
      <w:r>
        <w:rPr>
          <w:rFonts w:ascii="Times New Roman" w:eastAsia="仿宋_GB2312" w:hAnsi="Times New Roman" w:cs="Times New Roman" w:hint="eastAsia"/>
          <w:sz w:val="32"/>
          <w:szCs w:val="32"/>
        </w:rPr>
        <w:t>他利率浮动型存款</w:t>
      </w:r>
      <w:proofErr w:type="gramEnd"/>
      <w:r>
        <w:rPr>
          <w:rFonts w:ascii="Times New Roman" w:eastAsia="仿宋_GB2312" w:hAnsi="Times New Roman" w:cs="Times New Roman" w:hint="eastAsia"/>
          <w:sz w:val="32"/>
          <w:szCs w:val="32"/>
        </w:rPr>
        <w:t>等，如</w:t>
      </w:r>
      <w:proofErr w:type="gramStart"/>
      <w:r>
        <w:rPr>
          <w:rFonts w:ascii="Times New Roman" w:eastAsia="仿宋_GB2312" w:hAnsi="Times New Roman" w:cs="Times New Roman" w:hint="eastAsia"/>
          <w:sz w:val="32"/>
          <w:szCs w:val="32"/>
        </w:rPr>
        <w:t>函证时点</w:t>
      </w:r>
      <w:proofErr w:type="gramEnd"/>
      <w:r>
        <w:rPr>
          <w:rFonts w:ascii="Times New Roman" w:eastAsia="仿宋_GB2312" w:hAnsi="Times New Roman" w:cs="Times New Roman" w:hint="eastAsia"/>
          <w:sz w:val="32"/>
          <w:szCs w:val="32"/>
        </w:rPr>
        <w:t>间隔期间较长或利率复杂，填写存在困难的，“利率”栏可以填写“见备注”，在“备注”栏就浮动利率的具体约定内容或条款进行说明。银行业金融机构核对该项目时，应当就“备注”</w:t>
      </w:r>
      <w:proofErr w:type="gramStart"/>
      <w:r>
        <w:rPr>
          <w:rFonts w:ascii="Times New Roman" w:eastAsia="仿宋_GB2312" w:hAnsi="Times New Roman" w:cs="Times New Roman" w:hint="eastAsia"/>
          <w:sz w:val="32"/>
          <w:szCs w:val="32"/>
        </w:rPr>
        <w:t>栏说明</w:t>
      </w:r>
      <w:proofErr w:type="gramEnd"/>
      <w:r>
        <w:rPr>
          <w:rFonts w:ascii="Times New Roman" w:eastAsia="仿宋_GB2312" w:hAnsi="Times New Roman" w:cs="Times New Roman" w:hint="eastAsia"/>
          <w:sz w:val="32"/>
          <w:szCs w:val="32"/>
        </w:rPr>
        <w:t>信息进行核对。</w:t>
      </w:r>
    </w:p>
    <w:p w14:paraId="62460934"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6</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“是否存在冻结、担保或其他使用限制”应当分别填写被冻结、担保及账户使用受限等情况。如相关账户仅部分金额使用受限，应当注</w:t>
      </w:r>
      <w:r>
        <w:rPr>
          <w:rFonts w:ascii="Times New Roman" w:eastAsia="仿宋_GB2312" w:hAnsi="Times New Roman" w:cs="Times New Roman" w:hint="eastAsia"/>
          <w:sz w:val="32"/>
          <w:szCs w:val="32"/>
        </w:rPr>
        <w:t>明</w:t>
      </w:r>
      <w:proofErr w:type="gramStart"/>
      <w:r>
        <w:rPr>
          <w:rFonts w:ascii="Times New Roman" w:eastAsia="仿宋_GB2312" w:hAnsi="Times New Roman" w:cs="Times New Roman" w:hint="eastAsia"/>
          <w:sz w:val="32"/>
          <w:szCs w:val="32"/>
        </w:rPr>
        <w:t>截至函证基准</w:t>
      </w:r>
      <w:proofErr w:type="gramEnd"/>
      <w:r>
        <w:rPr>
          <w:rFonts w:ascii="Times New Roman" w:eastAsia="仿宋_GB2312" w:hAnsi="Times New Roman" w:cs="Times New Roman" w:hint="eastAsia"/>
          <w:sz w:val="32"/>
          <w:szCs w:val="32"/>
        </w:rPr>
        <w:t>日受限部分金额。其</w:t>
      </w:r>
      <w:r>
        <w:rPr>
          <w:rFonts w:ascii="Times New Roman" w:eastAsia="仿宋_GB2312" w:hAnsi="Times New Roman" w:cs="Times New Roman" w:hint="eastAsia"/>
          <w:sz w:val="32"/>
          <w:szCs w:val="32"/>
        </w:rPr>
        <w:lastRenderedPageBreak/>
        <w:t>他使用限制主要包括但不限于因反洗钱或案件触发的控制等外部限制以及由于被审计单位自身行为导致的银行存款账户资金无法随意支取、使用等情况，除上述以外其他原因导致银行业金融机构与被审计单位正常设立的资金托管账户、资金监管账户存在使用限制的，不</w:t>
      </w:r>
      <w:r>
        <w:rPr>
          <w:rFonts w:ascii="Times New Roman" w:eastAsia="仿宋_GB2312" w:hAnsi="Times New Roman" w:cs="Times New Roman" w:hint="eastAsia"/>
          <w:sz w:val="32"/>
        </w:rPr>
        <w:t>属于</w:t>
      </w:r>
      <w:r>
        <w:rPr>
          <w:rFonts w:ascii="Times New Roman" w:eastAsia="仿宋_GB2312" w:hAnsi="Times New Roman" w:cs="Times New Roman" w:hint="eastAsia"/>
          <w:sz w:val="32"/>
          <w:szCs w:val="32"/>
        </w:rPr>
        <w:t>本项目</w:t>
      </w:r>
      <w:r>
        <w:rPr>
          <w:rFonts w:ascii="Times New Roman" w:eastAsia="仿宋_GB2312" w:hAnsi="Times New Roman" w:cs="Times New Roman" w:hint="eastAsia"/>
          <w:sz w:val="32"/>
        </w:rPr>
        <w:t>“其他使用限制”的情况</w:t>
      </w:r>
      <w:r>
        <w:rPr>
          <w:rFonts w:ascii="Times New Roman" w:eastAsia="仿宋_GB2312" w:hAnsi="Times New Roman" w:cs="Times New Roman" w:hint="eastAsia"/>
          <w:sz w:val="32"/>
          <w:szCs w:val="32"/>
        </w:rPr>
        <w:t>。若冻结事项存在法律法规上的保密要求，银行业金融机构可以仅就被冻结的事实向注册会计师回复。</w:t>
      </w:r>
    </w:p>
    <w:p w14:paraId="33DBF725"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7</w:t>
      </w:r>
      <w:r>
        <w:rPr>
          <w:rFonts w:ascii="Times New Roman" w:eastAsia="宋体" w:hAnsi="Times New Roman" w:cs="Times New Roman" w:hint="eastAsia"/>
          <w:sz w:val="32"/>
          <w:szCs w:val="32"/>
        </w:rPr>
        <w:t>.</w:t>
      </w:r>
      <w:r>
        <w:rPr>
          <w:rFonts w:ascii="仿宋_GB2312" w:eastAsia="仿宋_GB2312" w:hAnsi="Times New Roman" w:cs="Times New Roman" w:hint="eastAsia"/>
          <w:sz w:val="32"/>
          <w:szCs w:val="32"/>
        </w:rPr>
        <w:t>本指引</w:t>
      </w:r>
      <w:r>
        <w:rPr>
          <w:rFonts w:ascii="Times New Roman" w:eastAsia="仿宋_GB2312" w:hAnsi="Times New Roman" w:cs="Times New Roman" w:hint="eastAsia"/>
          <w:sz w:val="32"/>
          <w:szCs w:val="32"/>
        </w:rPr>
        <w:t>所称资金归集业务，指商业银行和其他金融机构为客户建立的用于资金集中管理的账户架构，用于根据客户需求进行各账户间</w:t>
      </w:r>
      <w:r>
        <w:rPr>
          <w:rFonts w:ascii="Times New Roman" w:eastAsia="仿宋_GB2312" w:hAnsi="Times New Roman" w:cs="Times New Roman" w:hint="eastAsia"/>
          <w:sz w:val="32"/>
          <w:szCs w:val="32"/>
        </w:rPr>
        <w:t>资金归集、余额调剂、资金计价、资金清算的现金管理产品。该业务涉及的事项包括客户成员单位账户余额上划、成员单位之间透支、主动拨付与收款、成员单位之间委托借贷，以及成员单位向集团总部的上存、下借分别计息等。开展该业务的客户一般为采用总分公司结构的统一法人客户和采用母子公司形式的集团客户（但不排除其他形式的灵活协议安排）。该业务通常按照资金归集方与资金被归集方事先设定的条件或调拨指令在不同账户间进行资金归集和调拨。</w:t>
      </w:r>
    </w:p>
    <w:p w14:paraId="18A50575"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不同银行业金融机构对资金归集业务可能有不同的表述，应当以被审计单位与银行业金融机构签署的正式协议约</w:t>
      </w:r>
      <w:r>
        <w:rPr>
          <w:rFonts w:ascii="Times New Roman" w:eastAsia="仿宋_GB2312" w:hAnsi="Times New Roman" w:cs="Times New Roman" w:hint="eastAsia"/>
          <w:sz w:val="32"/>
          <w:szCs w:val="32"/>
        </w:rPr>
        <w:t>定为依据。在业务开展过程中，不同银行业金融机构对资金</w:t>
      </w:r>
      <w:proofErr w:type="gramStart"/>
      <w:r>
        <w:rPr>
          <w:rFonts w:ascii="Times New Roman" w:eastAsia="仿宋_GB2312" w:hAnsi="Times New Roman" w:cs="Times New Roman" w:hint="eastAsia"/>
          <w:sz w:val="32"/>
          <w:szCs w:val="32"/>
        </w:rPr>
        <w:t>池业务</w:t>
      </w:r>
      <w:proofErr w:type="gramEnd"/>
      <w:r>
        <w:rPr>
          <w:rFonts w:ascii="Times New Roman" w:eastAsia="仿宋_GB2312" w:hAnsi="Times New Roman" w:cs="Times New Roman" w:hint="eastAsia"/>
          <w:sz w:val="32"/>
          <w:szCs w:val="32"/>
        </w:rPr>
        <w:t>的业务名称、账户余额、</w:t>
      </w:r>
      <w:proofErr w:type="gramStart"/>
      <w:r>
        <w:rPr>
          <w:rFonts w:ascii="Times New Roman" w:eastAsia="仿宋_GB2312" w:hAnsi="Times New Roman" w:cs="Times New Roman" w:hint="eastAsia"/>
          <w:sz w:val="32"/>
          <w:szCs w:val="32"/>
        </w:rPr>
        <w:t>网银内</w:t>
      </w:r>
      <w:proofErr w:type="gramEnd"/>
      <w:r>
        <w:rPr>
          <w:rFonts w:ascii="Times New Roman" w:eastAsia="仿宋_GB2312" w:hAnsi="Times New Roman" w:cs="Times New Roman" w:hint="eastAsia"/>
          <w:sz w:val="32"/>
          <w:szCs w:val="32"/>
        </w:rPr>
        <w:t>该项业务的展示及生成报表形式、银行业金融机构对该项业务的管理层级等方面</w:t>
      </w:r>
      <w:r>
        <w:rPr>
          <w:rFonts w:ascii="Times New Roman" w:eastAsia="仿宋_GB2312" w:hAnsi="Times New Roman" w:cs="Times New Roman" w:hint="eastAsia"/>
          <w:sz w:val="32"/>
          <w:szCs w:val="32"/>
        </w:rPr>
        <w:lastRenderedPageBreak/>
        <w:t>均可能存在不同的表述和方式。就业务名称而言，一般将此业务称为账户资金归集业务、资金集中业务、现金管理业务、联动账户业务等；就账户余额而言，一般均存在两类账户余额：账户的实际余额和自身余额。账户实际余额即账户在某个时点真实存在的存款余额，包含该时点已经拨入该账户的资金金额，不包含该时点已经拨出该账户的资金金额。账户自身余额，往往也称为应计余额（或可用余额）</w:t>
      </w:r>
      <w:r>
        <w:rPr>
          <w:rFonts w:ascii="Times New Roman" w:eastAsia="仿宋_GB2312" w:hAnsi="Times New Roman" w:cs="Times New Roman" w:hint="eastAsia"/>
          <w:sz w:val="32"/>
          <w:szCs w:val="32"/>
        </w:rPr>
        <w:t>，即根据该项业务协议约定，该账户可以调拨使用的资金余额。</w:t>
      </w:r>
    </w:p>
    <w:p w14:paraId="0DCF2A21"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针对“是否属于资金归集（资金池或其他资金管理）账户”，此栏如适用，即填写为“是”时，需要注意以下事项：</w:t>
      </w:r>
    </w:p>
    <w:p w14:paraId="5F8FF88C"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w:t>
      </w:r>
      <w:r>
        <w:rPr>
          <w:rFonts w:ascii="Times New Roman" w:hAnsi="Times New Roman" w:cs="Times New Roman"/>
          <w:sz w:val="32"/>
          <w:szCs w:val="32"/>
        </w:rPr>
        <w:t>1</w:t>
      </w:r>
      <w:r>
        <w:rPr>
          <w:rFonts w:ascii="Times New Roman" w:eastAsia="仿宋_GB2312" w:hAnsi="Times New Roman" w:cs="Times New Roman" w:hint="eastAsia"/>
          <w:sz w:val="32"/>
          <w:szCs w:val="32"/>
        </w:rPr>
        <w:t>）“账户余额”栏应填写被审计单位账面上</w:t>
      </w:r>
      <w:proofErr w:type="gramStart"/>
      <w:r>
        <w:rPr>
          <w:rFonts w:ascii="Times New Roman" w:eastAsia="仿宋_GB2312" w:hAnsi="Times New Roman" w:cs="Times New Roman" w:hint="eastAsia"/>
          <w:sz w:val="32"/>
          <w:szCs w:val="32"/>
        </w:rPr>
        <w:t>截至函证基准</w:t>
      </w:r>
      <w:proofErr w:type="gramEnd"/>
      <w:r>
        <w:rPr>
          <w:rFonts w:ascii="Times New Roman" w:eastAsia="仿宋_GB2312" w:hAnsi="Times New Roman" w:cs="Times New Roman" w:hint="eastAsia"/>
          <w:sz w:val="32"/>
          <w:szCs w:val="32"/>
        </w:rPr>
        <w:t>日实际存在的余额，即实际余额，已实际划出的资金（如已上</w:t>
      </w:r>
      <w:proofErr w:type="gramStart"/>
      <w:r>
        <w:rPr>
          <w:rFonts w:ascii="Times New Roman" w:eastAsia="仿宋_GB2312" w:hAnsi="Times New Roman" w:cs="Times New Roman" w:hint="eastAsia"/>
          <w:sz w:val="32"/>
          <w:szCs w:val="32"/>
        </w:rPr>
        <w:t>存集团</w:t>
      </w:r>
      <w:proofErr w:type="gramEnd"/>
      <w:r>
        <w:rPr>
          <w:rFonts w:ascii="Times New Roman" w:eastAsia="仿宋_GB2312" w:hAnsi="Times New Roman" w:cs="Times New Roman" w:hint="eastAsia"/>
          <w:sz w:val="32"/>
          <w:szCs w:val="32"/>
        </w:rPr>
        <w:t>归集账户的金额）则不应包括在内。</w:t>
      </w:r>
    </w:p>
    <w:p w14:paraId="313EF46B"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w:t>
      </w:r>
      <w:r>
        <w:rPr>
          <w:rFonts w:ascii="Times New Roman" w:hAnsi="Times New Roman" w:cs="Times New Roman"/>
          <w:sz w:val="32"/>
          <w:szCs w:val="32"/>
        </w:rPr>
        <w:t>2</w:t>
      </w:r>
      <w:r>
        <w:rPr>
          <w:rFonts w:ascii="Times New Roman" w:eastAsia="仿宋_GB2312" w:hAnsi="Times New Roman" w:cs="Times New Roman" w:hint="eastAsia"/>
          <w:sz w:val="32"/>
          <w:szCs w:val="32"/>
        </w:rPr>
        <w:t>）其他与资金</w:t>
      </w:r>
      <w:proofErr w:type="gramStart"/>
      <w:r>
        <w:rPr>
          <w:rFonts w:ascii="Times New Roman" w:eastAsia="仿宋_GB2312" w:hAnsi="Times New Roman" w:cs="Times New Roman" w:hint="eastAsia"/>
          <w:sz w:val="32"/>
          <w:szCs w:val="32"/>
        </w:rPr>
        <w:t>池相关</w:t>
      </w:r>
      <w:proofErr w:type="gramEnd"/>
      <w:r>
        <w:rPr>
          <w:rFonts w:ascii="Times New Roman" w:eastAsia="仿宋_GB2312" w:hAnsi="Times New Roman" w:cs="Times New Roman" w:hint="eastAsia"/>
          <w:sz w:val="32"/>
          <w:szCs w:val="32"/>
        </w:rPr>
        <w:t>的进一步信息，例如已上下归集的金额等，需要时在附表中进一步填写并由银行业金融机构进行确认。</w:t>
      </w:r>
    </w:p>
    <w:p w14:paraId="57337361"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w:t>
      </w:r>
      <w:r>
        <w:rPr>
          <w:rFonts w:ascii="Times New Roman" w:hAnsi="Times New Roman" w:cs="Times New Roman"/>
          <w:sz w:val="32"/>
          <w:szCs w:val="32"/>
        </w:rPr>
        <w:t>3</w:t>
      </w:r>
      <w:r>
        <w:rPr>
          <w:rFonts w:ascii="Times New Roman" w:eastAsia="仿宋_GB2312" w:hAnsi="Times New Roman" w:cs="Times New Roman" w:hint="eastAsia"/>
          <w:sz w:val="32"/>
          <w:szCs w:val="32"/>
        </w:rPr>
        <w:t>）资金归集（资金池或其他资金管理）账户包括但不限于归集账户、被归集账户；账号不同的账</w:t>
      </w:r>
      <w:r>
        <w:rPr>
          <w:rFonts w:ascii="Times New Roman" w:eastAsia="仿宋_GB2312" w:hAnsi="Times New Roman" w:cs="Times New Roman" w:hint="eastAsia"/>
          <w:sz w:val="32"/>
          <w:szCs w:val="32"/>
        </w:rPr>
        <w:t>户应当分别填写附表。</w:t>
      </w:r>
    </w:p>
    <w:p w14:paraId="6BDE2727"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8</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4490F7FB"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（二）银行借款。</w:t>
      </w:r>
    </w:p>
    <w:p w14:paraId="088638EB"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本项目填写的银行借款，指被审计单位在银行业金融机构尚未结清的、由银行业金融机构发放的全部贷款和垫款，</w:t>
      </w:r>
      <w:r>
        <w:rPr>
          <w:rFonts w:ascii="Times New Roman" w:eastAsia="仿宋_GB2312" w:hAnsi="Times New Roman" w:cs="Times New Roman" w:hint="eastAsia"/>
          <w:sz w:val="32"/>
          <w:szCs w:val="32"/>
        </w:rPr>
        <w:lastRenderedPageBreak/>
        <w:t>包括但不限于一般贷款和垫款、贸易融资项下的贷款和垫款、票据垫款等，被审计单位作为借款人的委托贷款参见本部分“（五）被审计单位作为借款人的委托贷款”。</w:t>
      </w:r>
    </w:p>
    <w:p w14:paraId="204255F5"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银团贷款情况下，“银行借款”可以填写</w:t>
      </w:r>
      <w:proofErr w:type="gramStart"/>
      <w:r>
        <w:rPr>
          <w:rFonts w:ascii="Times New Roman" w:eastAsia="仿宋_GB2312" w:hAnsi="Times New Roman" w:cs="Times New Roman" w:hint="eastAsia"/>
          <w:sz w:val="32"/>
          <w:szCs w:val="32"/>
        </w:rPr>
        <w:t>被函证</w:t>
      </w:r>
      <w:proofErr w:type="gramEnd"/>
      <w:r>
        <w:rPr>
          <w:rFonts w:ascii="Times New Roman" w:eastAsia="仿宋_GB2312" w:hAnsi="Times New Roman" w:cs="Times New Roman" w:hint="eastAsia"/>
          <w:sz w:val="32"/>
          <w:szCs w:val="32"/>
        </w:rPr>
        <w:t>银行业金融</w:t>
      </w:r>
      <w:proofErr w:type="gramStart"/>
      <w:r>
        <w:rPr>
          <w:rFonts w:ascii="Times New Roman" w:eastAsia="仿宋_GB2312" w:hAnsi="Times New Roman" w:cs="Times New Roman" w:hint="eastAsia"/>
          <w:sz w:val="32"/>
          <w:szCs w:val="32"/>
        </w:rPr>
        <w:t>机构参贷的</w:t>
      </w:r>
      <w:proofErr w:type="gramEnd"/>
      <w:r>
        <w:rPr>
          <w:rFonts w:ascii="Times New Roman" w:eastAsia="仿宋_GB2312" w:hAnsi="Times New Roman" w:cs="Times New Roman" w:hint="eastAsia"/>
          <w:sz w:val="32"/>
          <w:szCs w:val="32"/>
        </w:rPr>
        <w:t>自身份额部分的金额。</w:t>
      </w:r>
    </w:p>
    <w:p w14:paraId="2BE84F87"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如借款人在</w:t>
      </w:r>
      <w:proofErr w:type="gramStart"/>
      <w:r>
        <w:rPr>
          <w:rFonts w:ascii="Times New Roman" w:eastAsia="仿宋_GB2312" w:hAnsi="Times New Roman" w:cs="Times New Roman" w:hint="eastAsia"/>
          <w:sz w:val="32"/>
          <w:szCs w:val="32"/>
        </w:rPr>
        <w:t>函证基准日存在</w:t>
      </w:r>
      <w:proofErr w:type="gramEnd"/>
      <w:r>
        <w:rPr>
          <w:rFonts w:ascii="Times New Roman" w:eastAsia="仿宋_GB2312" w:hAnsi="Times New Roman" w:cs="Times New Roman" w:hint="eastAsia"/>
          <w:sz w:val="32"/>
          <w:szCs w:val="32"/>
        </w:rPr>
        <w:t>本金或利息逾期未付情况，应当在“备注”栏中予以说明，包括逾期未付行为涉及的起始日期、逾期的金额（含本息）等，鼓励有条件的银行将利息和本金逾期金额分别列</w:t>
      </w:r>
      <w:r>
        <w:rPr>
          <w:rFonts w:ascii="Times New Roman" w:eastAsia="仿宋_GB2312" w:hAnsi="Times New Roman" w:cs="Times New Roman" w:hint="eastAsia"/>
          <w:sz w:val="32"/>
          <w:szCs w:val="32"/>
        </w:rPr>
        <w:t>示。</w:t>
      </w:r>
    </w:p>
    <w:p w14:paraId="0A3FB860"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“借款账号”可以适当参考银行业金融机构实际业务操作，填写银行业金融机构和被审计单位经约定、均可</w:t>
      </w:r>
      <w:proofErr w:type="gramStart"/>
      <w:r>
        <w:rPr>
          <w:rFonts w:ascii="Times New Roman" w:eastAsia="仿宋_GB2312" w:hAnsi="Times New Roman" w:cs="Times New Roman" w:hint="eastAsia"/>
          <w:sz w:val="32"/>
          <w:szCs w:val="32"/>
        </w:rPr>
        <w:t>查询到且应</w:t>
      </w:r>
      <w:proofErr w:type="gramEnd"/>
      <w:r>
        <w:rPr>
          <w:rFonts w:ascii="Times New Roman" w:eastAsia="仿宋_GB2312" w:hAnsi="Times New Roman" w:cs="Times New Roman" w:hint="eastAsia"/>
          <w:sz w:val="32"/>
          <w:szCs w:val="32"/>
        </w:rPr>
        <w:t>可以对应到特定借贷关系的账号或编号，例如“贷款账号”、“借据编号”或“银行结算账号”等，分别逐笔填写。</w:t>
      </w:r>
    </w:p>
    <w:p w14:paraId="4990F58B"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“利率”</w:t>
      </w:r>
      <w:proofErr w:type="gramStart"/>
      <w:r>
        <w:rPr>
          <w:rFonts w:ascii="Times New Roman" w:eastAsia="仿宋_GB2312" w:hAnsi="Times New Roman" w:cs="Times New Roman" w:hint="eastAsia"/>
          <w:sz w:val="32"/>
          <w:szCs w:val="32"/>
        </w:rPr>
        <w:t>指函证</w:t>
      </w:r>
      <w:proofErr w:type="gramEnd"/>
      <w:r>
        <w:rPr>
          <w:rFonts w:ascii="Times New Roman" w:eastAsia="仿宋_GB2312" w:hAnsi="Times New Roman" w:cs="Times New Roman" w:hint="eastAsia"/>
          <w:sz w:val="32"/>
          <w:szCs w:val="32"/>
        </w:rPr>
        <w:t>基准日适用</w:t>
      </w:r>
      <w:proofErr w:type="gramStart"/>
      <w:r>
        <w:rPr>
          <w:rFonts w:ascii="Times New Roman" w:eastAsia="仿宋_GB2312" w:hAnsi="Times New Roman" w:cs="Times New Roman" w:hint="eastAsia"/>
          <w:sz w:val="32"/>
          <w:szCs w:val="32"/>
        </w:rPr>
        <w:t>的年化利率</w:t>
      </w:r>
      <w:proofErr w:type="gramEnd"/>
      <w:r>
        <w:rPr>
          <w:rFonts w:ascii="Times New Roman" w:eastAsia="仿宋_GB2312" w:hAnsi="Times New Roman" w:cs="Times New Roman" w:hint="eastAsia"/>
          <w:sz w:val="32"/>
          <w:szCs w:val="32"/>
        </w:rPr>
        <w:t>，可以按百分比形式填写或直接填写数字至小数点后四位（参照银行业金融机构实际确定）。如简单</w:t>
      </w:r>
      <w:proofErr w:type="gramStart"/>
      <w:r>
        <w:rPr>
          <w:rFonts w:ascii="Times New Roman" w:eastAsia="仿宋_GB2312" w:hAnsi="Times New Roman" w:cs="Times New Roman" w:hint="eastAsia"/>
          <w:sz w:val="32"/>
          <w:szCs w:val="32"/>
        </w:rPr>
        <w:t>年化利率</w:t>
      </w:r>
      <w:proofErr w:type="gramEnd"/>
      <w:r>
        <w:rPr>
          <w:rFonts w:ascii="Times New Roman" w:eastAsia="仿宋_GB2312" w:hAnsi="Times New Roman" w:cs="Times New Roman" w:hint="eastAsia"/>
          <w:sz w:val="32"/>
          <w:szCs w:val="32"/>
        </w:rPr>
        <w:t>不适用，可以在“备注”中说明合同中具体约定的利率计算条款，根据贷款合同中约定的内容进行填写。利率类型包括固定贷款利率和浮动贷款利率等。</w:t>
      </w:r>
    </w:p>
    <w:p w14:paraId="5928B7F3"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5</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“借款日期”按照每一</w:t>
      </w:r>
      <w:r>
        <w:rPr>
          <w:rFonts w:ascii="Times New Roman" w:eastAsia="仿宋_GB2312" w:hAnsi="Times New Roman" w:cs="Times New Roman" w:hint="eastAsia"/>
          <w:sz w:val="32"/>
          <w:szCs w:val="32"/>
        </w:rPr>
        <w:t>笔借款放款或垫款的起始日期逐笔填写，可以根据贷款或具体业务合同中约定的起息日、借据起始日期或垫款支付日期填写。</w:t>
      </w:r>
    </w:p>
    <w:p w14:paraId="0A25D90C" w14:textId="77777777" w:rsidR="00DE645E" w:rsidRDefault="008C3ED1">
      <w:pPr>
        <w:pStyle w:val="a5"/>
        <w:spacing w:after="0" w:line="600" w:lineRule="exact"/>
        <w:ind w:firstLineChars="200" w:firstLine="640"/>
        <w:jc w:val="both"/>
        <w:rPr>
          <w:rFonts w:ascii="Times New Roman" w:hAnsi="Times New Roman" w:cs="Times New Roman"/>
          <w:sz w:val="32"/>
        </w:rPr>
      </w:pPr>
      <w:r>
        <w:rPr>
          <w:rFonts w:ascii="Times New Roman" w:eastAsia="宋体" w:hAnsi="Times New Roman" w:cs="Times New Roman"/>
          <w:sz w:val="32"/>
          <w:szCs w:val="32"/>
        </w:rPr>
        <w:lastRenderedPageBreak/>
        <w:t>6</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针对垫款类业务，“到期日期”可根据实际情况填写“不适用”或“见备注”，并在“备注”中对银行业金融机构垫款的事实进行说明。</w:t>
      </w:r>
    </w:p>
    <w:p w14:paraId="690446D2"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7</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641DDF99" w14:textId="77777777" w:rsidR="00DE645E" w:rsidRDefault="008C3ED1">
      <w:pPr>
        <w:pStyle w:val="2"/>
        <w:spacing w:before="0" w:after="0" w:line="600" w:lineRule="exact"/>
        <w:ind w:firstLineChars="200" w:firstLine="640"/>
        <w:rPr>
          <w:rFonts w:ascii="Times New Roman" w:eastAsia="楷体_GB2312" w:hAnsi="Times New Roman" w:cs="Times New Roman"/>
          <w:b w:val="0"/>
          <w:szCs w:val="28"/>
        </w:rPr>
      </w:pPr>
      <w:r>
        <w:rPr>
          <w:rFonts w:ascii="Times New Roman" w:eastAsia="楷体_GB2312" w:hAnsi="Times New Roman" w:cs="Times New Roman" w:hint="eastAsia"/>
        </w:rPr>
        <w:t>（三）自</w:t>
      </w:r>
      <w:r>
        <w:rPr>
          <w:rFonts w:ascii="Times New Roman" w:eastAsia="楷体_GB2312" w:hAnsi="Times New Roman" w:cs="Times New Roman"/>
        </w:rPr>
        <w:t xml:space="preserve">    </w:t>
      </w:r>
      <w:r>
        <w:rPr>
          <w:rFonts w:ascii="Times New Roman" w:eastAsia="楷体_GB2312" w:hAnsi="Times New Roman" w:cs="Times New Roman" w:hint="eastAsia"/>
        </w:rPr>
        <w:t>年</w:t>
      </w:r>
      <w:r>
        <w:rPr>
          <w:rFonts w:ascii="Times New Roman" w:eastAsia="楷体_GB2312" w:hAnsi="Times New Roman" w:cs="Times New Roman"/>
        </w:rPr>
        <w:t xml:space="preserve">  </w:t>
      </w:r>
      <w:r>
        <w:rPr>
          <w:rFonts w:ascii="Times New Roman" w:eastAsia="楷体_GB2312" w:hAnsi="Times New Roman" w:cs="Times New Roman" w:hint="eastAsia"/>
        </w:rPr>
        <w:t>月</w:t>
      </w:r>
      <w:r>
        <w:rPr>
          <w:rFonts w:ascii="Times New Roman" w:eastAsia="楷体_GB2312" w:hAnsi="Times New Roman" w:cs="Times New Roman"/>
        </w:rPr>
        <w:t xml:space="preserve">  </w:t>
      </w:r>
      <w:r>
        <w:rPr>
          <w:rFonts w:ascii="Times New Roman" w:eastAsia="楷体_GB2312" w:hAnsi="Times New Roman" w:cs="Times New Roman" w:hint="eastAsia"/>
        </w:rPr>
        <w:t>日起至</w:t>
      </w:r>
      <w:r>
        <w:rPr>
          <w:rFonts w:ascii="Times New Roman" w:eastAsia="楷体_GB2312" w:hAnsi="Times New Roman" w:cs="Times New Roman"/>
        </w:rPr>
        <w:t xml:space="preserve">    </w:t>
      </w:r>
      <w:r>
        <w:rPr>
          <w:rFonts w:ascii="Times New Roman" w:eastAsia="楷体_GB2312" w:hAnsi="Times New Roman" w:cs="Times New Roman" w:hint="eastAsia"/>
        </w:rPr>
        <w:t>年</w:t>
      </w:r>
      <w:r>
        <w:rPr>
          <w:rFonts w:ascii="Times New Roman" w:eastAsia="楷体_GB2312" w:hAnsi="Times New Roman" w:cs="Times New Roman"/>
        </w:rPr>
        <w:t xml:space="preserve">  </w:t>
      </w:r>
      <w:r>
        <w:rPr>
          <w:rFonts w:ascii="Times New Roman" w:eastAsia="楷体_GB2312" w:hAnsi="Times New Roman" w:cs="Times New Roman" w:hint="eastAsia"/>
        </w:rPr>
        <w:t>月</w:t>
      </w:r>
      <w:r>
        <w:rPr>
          <w:rFonts w:ascii="Times New Roman" w:eastAsia="楷体_GB2312" w:hAnsi="Times New Roman" w:cs="Times New Roman"/>
        </w:rPr>
        <w:t xml:space="preserve">  </w:t>
      </w:r>
      <w:r>
        <w:rPr>
          <w:rFonts w:ascii="Times New Roman" w:eastAsia="楷体_GB2312" w:hAnsi="Times New Roman" w:cs="Times New Roman" w:hint="eastAsia"/>
        </w:rPr>
        <w:t>日期间内注销的银行存款账户。</w:t>
      </w:r>
    </w:p>
    <w:p w14:paraId="6917CD57"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此项目</w:t>
      </w:r>
      <w:proofErr w:type="gramStart"/>
      <w:r>
        <w:rPr>
          <w:rFonts w:ascii="Times New Roman" w:eastAsia="仿宋_GB2312" w:hAnsi="Times New Roman" w:cs="Times New Roman" w:hint="eastAsia"/>
          <w:sz w:val="32"/>
          <w:szCs w:val="32"/>
        </w:rPr>
        <w:t>需函证</w:t>
      </w:r>
      <w:proofErr w:type="gramEnd"/>
      <w:r>
        <w:rPr>
          <w:rFonts w:ascii="Times New Roman" w:eastAsia="仿宋_GB2312" w:hAnsi="Times New Roman" w:cs="Times New Roman" w:hint="eastAsia"/>
          <w:sz w:val="32"/>
          <w:szCs w:val="32"/>
        </w:rPr>
        <w:t>的注销账户为银行存款账户，不包括银行账号未注销、仅变更账户类型等情况。注册会计师应当填写该期间的具体起止日期，注销账户的</w:t>
      </w:r>
      <w:proofErr w:type="gramStart"/>
      <w:r>
        <w:rPr>
          <w:rFonts w:ascii="Times New Roman" w:eastAsia="仿宋_GB2312" w:hAnsi="Times New Roman" w:cs="Times New Roman" w:hint="eastAsia"/>
          <w:sz w:val="32"/>
          <w:szCs w:val="32"/>
        </w:rPr>
        <w:t>函证期间</w:t>
      </w:r>
      <w:proofErr w:type="gramEnd"/>
      <w:r>
        <w:rPr>
          <w:rFonts w:ascii="Times New Roman" w:eastAsia="仿宋_GB2312" w:hAnsi="Times New Roman" w:cs="Times New Roman" w:hint="eastAsia"/>
          <w:sz w:val="32"/>
          <w:szCs w:val="32"/>
        </w:rPr>
        <w:t>通常与</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正文中表述的审计年度或期间一致。需就以前期间确认的情况下，填写的起始日期可早于上述审计年度或期间。</w:t>
      </w:r>
    </w:p>
    <w:p w14:paraId="512D7DDD"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“账户名称”、“银行账号”、“币种”，根据注册会计师所掌握的已销户情况填写注销时的账户信息。</w:t>
      </w:r>
    </w:p>
    <w:p w14:paraId="59425968"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616CC79E"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（四）被审计单位作为委托人的委托贷款。</w:t>
      </w:r>
    </w:p>
    <w:p w14:paraId="2532D443"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此项目为一般性的委托贷款，不包括现金管理项下的委托贷款和住房公积金项下的委托贷款。</w:t>
      </w:r>
    </w:p>
    <w:p w14:paraId="2A05DC58"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如资金借入方在</w:t>
      </w:r>
      <w:proofErr w:type="gramStart"/>
      <w:r>
        <w:rPr>
          <w:rFonts w:ascii="Times New Roman" w:eastAsia="仿宋_GB2312" w:hAnsi="Times New Roman" w:cs="Times New Roman" w:hint="eastAsia"/>
          <w:sz w:val="32"/>
          <w:szCs w:val="32"/>
        </w:rPr>
        <w:t>函证基准日存在</w:t>
      </w:r>
      <w:proofErr w:type="gramEnd"/>
      <w:r>
        <w:rPr>
          <w:rFonts w:ascii="Times New Roman" w:eastAsia="仿宋_GB2312" w:hAnsi="Times New Roman" w:cs="Times New Roman" w:hint="eastAsia"/>
          <w:sz w:val="32"/>
          <w:szCs w:val="32"/>
        </w:rPr>
        <w:t>本金或利息逾期未付情况，应在“备注”栏中予以说明。</w:t>
      </w:r>
    </w:p>
    <w:p w14:paraId="3DE2D2D1"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“银行结算账号</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借据编号</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贷款账号”，应填写委托贷款协议中约定的被审计单位的银行结算账号，如未约定对应的银行结算账号，可以参照实际填写银行业金融机构和被审计单位经约定、均可</w:t>
      </w:r>
      <w:proofErr w:type="gramStart"/>
      <w:r>
        <w:rPr>
          <w:rFonts w:ascii="Times New Roman" w:eastAsia="仿宋_GB2312" w:hAnsi="Times New Roman" w:cs="Times New Roman" w:hint="eastAsia"/>
          <w:sz w:val="32"/>
          <w:szCs w:val="32"/>
        </w:rPr>
        <w:t>查询到且可以</w:t>
      </w:r>
      <w:proofErr w:type="gramEnd"/>
      <w:r>
        <w:rPr>
          <w:rFonts w:ascii="Times New Roman" w:eastAsia="仿宋_GB2312" w:hAnsi="Times New Roman" w:cs="Times New Roman" w:hint="eastAsia"/>
          <w:sz w:val="32"/>
          <w:szCs w:val="32"/>
        </w:rPr>
        <w:t>对应到特定委托贷款关系</w:t>
      </w:r>
      <w:r>
        <w:rPr>
          <w:rFonts w:ascii="Times New Roman" w:eastAsia="仿宋_GB2312" w:hAnsi="Times New Roman" w:cs="Times New Roman" w:hint="eastAsia"/>
          <w:sz w:val="32"/>
          <w:szCs w:val="32"/>
        </w:rPr>
        <w:lastRenderedPageBreak/>
        <w:t>的账号或编号，例如贷款账号、借据编号等，并在“备注”中说明账号或编号类型。银行结算账号如对应多笔委托贷款，应分别逐行填写。</w:t>
      </w:r>
    </w:p>
    <w:p w14:paraId="41BE7444"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“利率</w:t>
      </w:r>
      <w:r>
        <w:rPr>
          <w:rFonts w:ascii="Times New Roman" w:eastAsia="仿宋_GB2312" w:hAnsi="Times New Roman" w:cs="Times New Roman" w:hint="eastAsia"/>
          <w:sz w:val="32"/>
          <w:szCs w:val="32"/>
        </w:rPr>
        <w:t>”</w:t>
      </w:r>
      <w:proofErr w:type="gramStart"/>
      <w:r>
        <w:rPr>
          <w:rFonts w:ascii="Times New Roman" w:eastAsia="仿宋_GB2312" w:hAnsi="Times New Roman" w:cs="Times New Roman" w:hint="eastAsia"/>
          <w:sz w:val="32"/>
          <w:szCs w:val="32"/>
        </w:rPr>
        <w:t>指函证</w:t>
      </w:r>
      <w:proofErr w:type="gramEnd"/>
      <w:r>
        <w:rPr>
          <w:rFonts w:ascii="Times New Roman" w:eastAsia="仿宋_GB2312" w:hAnsi="Times New Roman" w:cs="Times New Roman" w:hint="eastAsia"/>
          <w:sz w:val="32"/>
          <w:szCs w:val="32"/>
        </w:rPr>
        <w:t>基准日适用</w:t>
      </w:r>
      <w:proofErr w:type="gramStart"/>
      <w:r>
        <w:rPr>
          <w:rFonts w:ascii="Times New Roman" w:eastAsia="仿宋_GB2312" w:hAnsi="Times New Roman" w:cs="Times New Roman" w:hint="eastAsia"/>
          <w:sz w:val="32"/>
          <w:szCs w:val="32"/>
        </w:rPr>
        <w:t>的年化利率</w:t>
      </w:r>
      <w:proofErr w:type="gramEnd"/>
      <w:r>
        <w:rPr>
          <w:rFonts w:ascii="Times New Roman" w:eastAsia="仿宋_GB2312" w:hAnsi="Times New Roman" w:cs="Times New Roman" w:hint="eastAsia"/>
          <w:sz w:val="32"/>
          <w:szCs w:val="32"/>
        </w:rPr>
        <w:t>，可以按百分比形式填写或直接填写数字至小数点后四位（参照银行业金融机构实际确定），如简单</w:t>
      </w:r>
      <w:proofErr w:type="gramStart"/>
      <w:r>
        <w:rPr>
          <w:rFonts w:ascii="Times New Roman" w:eastAsia="仿宋_GB2312" w:hAnsi="Times New Roman" w:cs="Times New Roman" w:hint="eastAsia"/>
          <w:sz w:val="32"/>
          <w:szCs w:val="32"/>
        </w:rPr>
        <w:t>年化利率</w:t>
      </w:r>
      <w:proofErr w:type="gramEnd"/>
      <w:r>
        <w:rPr>
          <w:rFonts w:ascii="Times New Roman" w:eastAsia="仿宋_GB2312" w:hAnsi="Times New Roman" w:cs="Times New Roman" w:hint="eastAsia"/>
          <w:sz w:val="32"/>
          <w:szCs w:val="32"/>
        </w:rPr>
        <w:t>不适用，应在“备注”栏对具体利率或条款进行说明。</w:t>
      </w:r>
    </w:p>
    <w:p w14:paraId="427F3476"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5</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250C71F4" w14:textId="77777777" w:rsidR="00DE645E" w:rsidRDefault="008C3ED1">
      <w:pPr>
        <w:pStyle w:val="2"/>
        <w:spacing w:before="0" w:after="0" w:line="600" w:lineRule="exact"/>
        <w:ind w:firstLineChars="200" w:firstLine="640"/>
        <w:rPr>
          <w:rFonts w:ascii="Times New Roman" w:eastAsia="楷体_GB2312" w:hAnsi="Times New Roman" w:cs="Times New Roman"/>
          <w:b w:val="0"/>
          <w:szCs w:val="28"/>
        </w:rPr>
      </w:pPr>
      <w:r>
        <w:rPr>
          <w:rFonts w:ascii="Times New Roman" w:eastAsia="楷体_GB2312" w:hAnsi="Times New Roman" w:cs="Times New Roman" w:hint="eastAsia"/>
        </w:rPr>
        <w:t>（五）被审计单位作为借款人的委托贷款。</w:t>
      </w:r>
    </w:p>
    <w:p w14:paraId="697C645F"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此项目为一般性的委托贷款，不包括现金管理项下的委托贷款和住房公积金项下的委托贷款。</w:t>
      </w:r>
    </w:p>
    <w:p w14:paraId="64237C55"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如被审计单位在</w:t>
      </w:r>
      <w:proofErr w:type="gramStart"/>
      <w:r>
        <w:rPr>
          <w:rFonts w:ascii="Times New Roman" w:eastAsia="仿宋_GB2312" w:hAnsi="Times New Roman" w:cs="Times New Roman" w:hint="eastAsia"/>
          <w:sz w:val="32"/>
          <w:szCs w:val="32"/>
        </w:rPr>
        <w:t>函证基准日存在</w:t>
      </w:r>
      <w:proofErr w:type="gramEnd"/>
      <w:r>
        <w:rPr>
          <w:rFonts w:ascii="Times New Roman" w:eastAsia="仿宋_GB2312" w:hAnsi="Times New Roman" w:cs="Times New Roman" w:hint="eastAsia"/>
          <w:sz w:val="32"/>
          <w:szCs w:val="32"/>
        </w:rPr>
        <w:t>本金或利息逾期未付的情况，在“备注”栏中予以说明。</w:t>
      </w:r>
    </w:p>
    <w:p w14:paraId="4065B154"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hAnsi="Times New Roman" w:cs="Times New Roman" w:hint="eastAsia"/>
          <w:sz w:val="32"/>
        </w:rPr>
        <w:t>.</w:t>
      </w:r>
      <w:r>
        <w:rPr>
          <w:rFonts w:ascii="Times New Roman" w:eastAsia="仿宋_GB2312" w:hAnsi="Times New Roman" w:cs="Times New Roman" w:hint="eastAsia"/>
          <w:sz w:val="32"/>
          <w:szCs w:val="32"/>
        </w:rPr>
        <w:t>“银行结算账号</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借据编号</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贷款账号”的填写参照上述第（四）项第</w:t>
      </w:r>
      <w:r>
        <w:rPr>
          <w:rFonts w:ascii="Times New Roman" w:eastAsia="仿宋_GB2312" w:hAnsi="Times New Roman" w:cs="Times New Roman"/>
          <w:sz w:val="32"/>
          <w:szCs w:val="32"/>
        </w:rPr>
        <w:t>3</w:t>
      </w:r>
      <w:r>
        <w:rPr>
          <w:rFonts w:ascii="Times New Roman" w:eastAsia="仿宋_GB2312" w:hAnsi="Times New Roman" w:cs="Times New Roman" w:hint="eastAsia"/>
          <w:sz w:val="32"/>
          <w:szCs w:val="32"/>
        </w:rPr>
        <w:t>段。</w:t>
      </w:r>
    </w:p>
    <w:p w14:paraId="1850C54D"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“利率”的填写</w:t>
      </w:r>
      <w:r>
        <w:rPr>
          <w:rFonts w:ascii="Times New Roman" w:eastAsia="仿宋_GB2312" w:hAnsi="Times New Roman" w:cs="Times New Roman" w:hint="eastAsia"/>
          <w:sz w:val="32"/>
          <w:szCs w:val="32"/>
        </w:rPr>
        <w:t>参照上述“（四）被审计单位作为委托人的委托贷款”第</w:t>
      </w:r>
      <w:r>
        <w:rPr>
          <w:rFonts w:ascii="Times New Roman" w:eastAsia="仿宋_GB2312" w:hAnsi="Times New Roman" w:cs="Times New Roman"/>
          <w:sz w:val="32"/>
          <w:szCs w:val="32"/>
        </w:rPr>
        <w:t>4</w:t>
      </w:r>
      <w:r>
        <w:rPr>
          <w:rFonts w:ascii="Times New Roman" w:eastAsia="仿宋_GB2312" w:hAnsi="Times New Roman" w:cs="Times New Roman" w:hint="eastAsia"/>
          <w:sz w:val="32"/>
          <w:szCs w:val="32"/>
        </w:rPr>
        <w:t>段。</w:t>
      </w:r>
    </w:p>
    <w:p w14:paraId="6DADD005"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5</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401240BC"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（六）担保。</w:t>
      </w:r>
    </w:p>
    <w:p w14:paraId="174A3BF3" w14:textId="77777777" w:rsidR="00DE645E" w:rsidRDefault="008C3ED1">
      <w:pPr>
        <w:spacing w:after="0" w:line="600" w:lineRule="exact"/>
        <w:ind w:firstLineChars="200" w:firstLine="643"/>
        <w:jc w:val="both"/>
        <w:rPr>
          <w:rFonts w:ascii="Times New Roman" w:eastAsia="仿宋_GB2312" w:hAnsi="Times New Roman" w:cs="Times New Roman"/>
          <w:b/>
          <w:sz w:val="32"/>
          <w:szCs w:val="32"/>
        </w:rPr>
      </w:pPr>
      <w:r>
        <w:rPr>
          <w:rFonts w:ascii="Times New Roman" w:eastAsia="宋体" w:hAnsi="Times New Roman" w:cs="Times New Roman"/>
          <w:b/>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b/>
          <w:sz w:val="32"/>
          <w:szCs w:val="32"/>
        </w:rPr>
        <w:t>被审计单位为其他单位提供的、以银行业金融机构为担保受益人的担保。</w:t>
      </w:r>
    </w:p>
    <w:p w14:paraId="15EA8FFA"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w:t>
      </w: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“担保余额”及“担保到期日”的填写应区分</w:t>
      </w:r>
      <w:proofErr w:type="gramStart"/>
      <w:r>
        <w:rPr>
          <w:rFonts w:ascii="Times New Roman" w:eastAsia="仿宋_GB2312" w:hAnsi="Times New Roman" w:cs="Times New Roman" w:hint="eastAsia"/>
          <w:sz w:val="32"/>
          <w:szCs w:val="32"/>
        </w:rPr>
        <w:t>最</w:t>
      </w:r>
      <w:proofErr w:type="gramEnd"/>
      <w:r>
        <w:rPr>
          <w:rFonts w:ascii="Times New Roman" w:eastAsia="仿宋_GB2312" w:hAnsi="Times New Roman" w:cs="Times New Roman" w:hint="eastAsia"/>
          <w:sz w:val="32"/>
          <w:szCs w:val="32"/>
        </w:rPr>
        <w:t>高额担保或一般担保等情形分别填列，具体担保类型应在</w:t>
      </w:r>
      <w:r>
        <w:rPr>
          <w:rFonts w:ascii="Times New Roman" w:eastAsia="仿宋_GB2312" w:hAnsi="Times New Roman" w:cs="Times New Roman" w:hint="eastAsia"/>
          <w:sz w:val="32"/>
          <w:szCs w:val="32"/>
        </w:rPr>
        <w:lastRenderedPageBreak/>
        <w:t>“担保方式”栏进行明确。如采用保证金存款以外抵押或质押方式提供担保的，可在“备注”栏中说明抵押或质押物情况，</w:t>
      </w:r>
      <w:proofErr w:type="gramStart"/>
      <w:r>
        <w:rPr>
          <w:rFonts w:ascii="Times New Roman" w:eastAsia="仿宋_GB2312" w:hAnsi="Times New Roman" w:cs="Times New Roman" w:hint="eastAsia"/>
          <w:sz w:val="32"/>
          <w:szCs w:val="32"/>
        </w:rPr>
        <w:t>如抵质押</w:t>
      </w:r>
      <w:proofErr w:type="gramEnd"/>
      <w:r>
        <w:rPr>
          <w:rFonts w:ascii="Times New Roman" w:eastAsia="仿宋_GB2312" w:hAnsi="Times New Roman" w:cs="Times New Roman" w:hint="eastAsia"/>
          <w:sz w:val="32"/>
          <w:szCs w:val="32"/>
        </w:rPr>
        <w:t>品的类型、数量等；如被担保方在</w:t>
      </w:r>
      <w:proofErr w:type="gramStart"/>
      <w:r>
        <w:rPr>
          <w:rFonts w:ascii="Times New Roman" w:eastAsia="仿宋_GB2312" w:hAnsi="Times New Roman" w:cs="Times New Roman" w:hint="eastAsia"/>
          <w:sz w:val="32"/>
          <w:szCs w:val="32"/>
        </w:rPr>
        <w:t>函证基准日存在</w:t>
      </w:r>
      <w:proofErr w:type="gramEnd"/>
      <w:r>
        <w:rPr>
          <w:rFonts w:ascii="Times New Roman" w:eastAsia="仿宋_GB2312" w:hAnsi="Times New Roman" w:cs="Times New Roman" w:hint="eastAsia"/>
          <w:sz w:val="32"/>
          <w:szCs w:val="32"/>
        </w:rPr>
        <w:t>本金或利息逾期未付情况，在“备注”栏中予以说明。对于一般担保，担保债权余额</w:t>
      </w:r>
      <w:proofErr w:type="gramStart"/>
      <w:r>
        <w:rPr>
          <w:rFonts w:ascii="Times New Roman" w:eastAsia="仿宋_GB2312" w:hAnsi="Times New Roman" w:cs="Times New Roman" w:hint="eastAsia"/>
          <w:sz w:val="32"/>
          <w:szCs w:val="32"/>
        </w:rPr>
        <w:t>应为主</w:t>
      </w:r>
      <w:proofErr w:type="gramEnd"/>
      <w:r>
        <w:rPr>
          <w:rFonts w:ascii="Times New Roman" w:eastAsia="仿宋_GB2312" w:hAnsi="Times New Roman" w:cs="Times New Roman" w:hint="eastAsia"/>
          <w:sz w:val="32"/>
          <w:szCs w:val="32"/>
        </w:rPr>
        <w:t>债权余额，担保债权到期日</w:t>
      </w:r>
      <w:proofErr w:type="gramStart"/>
      <w:r>
        <w:rPr>
          <w:rFonts w:ascii="Times New Roman" w:eastAsia="仿宋_GB2312" w:hAnsi="Times New Roman" w:cs="Times New Roman" w:hint="eastAsia"/>
          <w:sz w:val="32"/>
          <w:szCs w:val="32"/>
        </w:rPr>
        <w:t>应为主</w:t>
      </w:r>
      <w:proofErr w:type="gramEnd"/>
      <w:r>
        <w:rPr>
          <w:rFonts w:ascii="Times New Roman" w:eastAsia="仿宋_GB2312" w:hAnsi="Times New Roman" w:cs="Times New Roman" w:hint="eastAsia"/>
          <w:sz w:val="32"/>
          <w:szCs w:val="32"/>
        </w:rPr>
        <w:t>债权到期日；对于</w:t>
      </w:r>
      <w:proofErr w:type="gramStart"/>
      <w:r>
        <w:rPr>
          <w:rFonts w:ascii="Times New Roman" w:eastAsia="仿宋_GB2312" w:hAnsi="Times New Roman" w:cs="Times New Roman" w:hint="eastAsia"/>
          <w:sz w:val="32"/>
          <w:szCs w:val="32"/>
        </w:rPr>
        <w:t>最</w:t>
      </w:r>
      <w:proofErr w:type="gramEnd"/>
      <w:r>
        <w:rPr>
          <w:rFonts w:ascii="Times New Roman" w:eastAsia="仿宋_GB2312" w:hAnsi="Times New Roman" w:cs="Times New Roman" w:hint="eastAsia"/>
          <w:sz w:val="32"/>
          <w:szCs w:val="32"/>
        </w:rPr>
        <w:t>高额担保，担保债权余额应为被担保的全部债权余额，担保债权到期日应为被担保主债权的到期日。</w:t>
      </w:r>
    </w:p>
    <w:p w14:paraId="62A23439"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w:t>
      </w:r>
      <w:r>
        <w:rPr>
          <w:rFonts w:ascii="Times New Roman" w:eastAsia="宋体" w:hAnsi="Times New Roman" w:cs="Times New Roman"/>
          <w:sz w:val="32"/>
          <w:szCs w:val="32"/>
        </w:rPr>
        <w:t>2</w:t>
      </w:r>
      <w:r>
        <w:rPr>
          <w:rFonts w:ascii="Times New Roman" w:eastAsia="仿宋_GB2312" w:hAnsi="Times New Roman" w:cs="Times New Roman" w:hint="eastAsia"/>
          <w:sz w:val="32"/>
          <w:szCs w:val="32"/>
        </w:rPr>
        <w:t>）格式二对应项目参照上述说明。</w:t>
      </w:r>
    </w:p>
    <w:p w14:paraId="03BA56B6" w14:textId="77777777" w:rsidR="00DE645E" w:rsidRDefault="008C3ED1">
      <w:pPr>
        <w:pStyle w:val="a5"/>
        <w:spacing w:after="0" w:line="600" w:lineRule="exact"/>
        <w:ind w:firstLineChars="200" w:firstLine="643"/>
        <w:rPr>
          <w:rFonts w:ascii="Times New Roman" w:eastAsia="仿宋_GB2312" w:hAnsi="Times New Roman" w:cs="Times New Roman"/>
          <w:b/>
          <w:sz w:val="32"/>
          <w:szCs w:val="32"/>
        </w:rPr>
      </w:pPr>
      <w:r>
        <w:rPr>
          <w:rFonts w:ascii="Times New Roman" w:eastAsia="宋体" w:hAnsi="Times New Roman" w:cs="Times New Roman"/>
          <w:b/>
          <w:sz w:val="32"/>
          <w:szCs w:val="32"/>
        </w:rPr>
        <w:t>2.</w:t>
      </w:r>
      <w:r>
        <w:rPr>
          <w:rFonts w:ascii="Times New Roman" w:eastAsia="仿宋_GB2312" w:hAnsi="Times New Roman" w:cs="Times New Roman" w:hint="eastAsia"/>
          <w:b/>
          <w:sz w:val="32"/>
          <w:szCs w:val="32"/>
        </w:rPr>
        <w:t>银</w:t>
      </w:r>
      <w:r>
        <w:rPr>
          <w:rFonts w:ascii="Times New Roman" w:eastAsia="仿宋_GB2312" w:hAnsi="Times New Roman" w:cs="Times New Roman" w:hint="eastAsia"/>
          <w:b/>
          <w:sz w:val="32"/>
          <w:szCs w:val="32"/>
        </w:rPr>
        <w:t>行业金融机构向被审计单位提供的担保（如保函业务、备用信用证业务等）。</w:t>
      </w:r>
    </w:p>
    <w:p w14:paraId="1E9D3C17"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w:t>
      </w: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）此</w:t>
      </w:r>
      <w:proofErr w:type="gramStart"/>
      <w:r>
        <w:rPr>
          <w:rFonts w:ascii="Times New Roman" w:eastAsia="仿宋_GB2312" w:hAnsi="Times New Roman" w:cs="Times New Roman" w:hint="eastAsia"/>
          <w:sz w:val="32"/>
          <w:szCs w:val="32"/>
        </w:rPr>
        <w:t>项目函证的</w:t>
      </w:r>
      <w:proofErr w:type="gramEnd"/>
      <w:r>
        <w:rPr>
          <w:rFonts w:ascii="Times New Roman" w:eastAsia="仿宋_GB2312" w:hAnsi="Times New Roman" w:cs="Times New Roman" w:hint="eastAsia"/>
          <w:sz w:val="32"/>
          <w:szCs w:val="32"/>
        </w:rPr>
        <w:t>担保类型包括保函、备用信用证业务等。</w:t>
      </w:r>
    </w:p>
    <w:p w14:paraId="11170C22"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w:t>
      </w:r>
      <w:r>
        <w:rPr>
          <w:rFonts w:ascii="Times New Roman" w:eastAsia="宋体" w:hAnsi="Times New Roman" w:cs="Times New Roman"/>
          <w:sz w:val="32"/>
          <w:szCs w:val="32"/>
        </w:rPr>
        <w:t>2</w:t>
      </w:r>
      <w:r>
        <w:rPr>
          <w:rFonts w:ascii="Times New Roman" w:eastAsia="仿宋_GB2312" w:hAnsi="Times New Roman" w:cs="Times New Roman" w:hint="eastAsia"/>
          <w:sz w:val="32"/>
          <w:szCs w:val="32"/>
        </w:rPr>
        <w:t>）“担保到期日”根据银行业金融机构开立保函、备用信用证等的有效期填写。</w:t>
      </w:r>
    </w:p>
    <w:p w14:paraId="3C393CA8"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w:t>
      </w:r>
      <w:r>
        <w:rPr>
          <w:rFonts w:ascii="Times New Roman" w:eastAsia="宋体" w:hAnsi="Times New Roman" w:cs="Times New Roman"/>
          <w:sz w:val="32"/>
          <w:szCs w:val="32"/>
        </w:rPr>
        <w:t>3</w:t>
      </w:r>
      <w:r>
        <w:rPr>
          <w:rFonts w:ascii="Times New Roman" w:eastAsia="仿宋_GB2312" w:hAnsi="Times New Roman" w:cs="Times New Roman" w:hint="eastAsia"/>
          <w:sz w:val="32"/>
          <w:szCs w:val="32"/>
        </w:rPr>
        <w:t>）格式二对应项目参照上述说明。</w:t>
      </w:r>
    </w:p>
    <w:p w14:paraId="7AD8DDBB" w14:textId="77777777" w:rsidR="00DE645E" w:rsidRDefault="008C3ED1">
      <w:pPr>
        <w:pStyle w:val="2"/>
        <w:spacing w:before="0" w:after="0" w:line="600" w:lineRule="exact"/>
        <w:ind w:firstLineChars="200" w:firstLine="640"/>
        <w:rPr>
          <w:rFonts w:ascii="Times New Roman" w:eastAsia="楷体_GB2312" w:hAnsi="Times New Roman" w:cs="Times New Roman"/>
          <w:b w:val="0"/>
          <w:szCs w:val="28"/>
        </w:rPr>
      </w:pPr>
      <w:r>
        <w:rPr>
          <w:rFonts w:ascii="Times New Roman" w:eastAsia="楷体_GB2312" w:hAnsi="Times New Roman" w:cs="Times New Roman" w:hint="eastAsia"/>
        </w:rPr>
        <w:t>（七）被审计单位为出票人且由银行业金融机构承兑而尚未支付的银行承兑汇票。</w:t>
      </w:r>
    </w:p>
    <w:p w14:paraId="6CBF53EE"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“抵（质）押品”指保证金存款以外的抵（质）押品情况。</w:t>
      </w:r>
    </w:p>
    <w:p w14:paraId="0303BB30"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对于到期日为非工作日的情况及其他类似情况，银行业金融机构应当按照与被审计单位的合同约定进行确认、反馈并及时与注册会计师沟通。</w:t>
      </w:r>
    </w:p>
    <w:p w14:paraId="4130DF4D"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hAnsi="Times New Roman" w:cs="Times New Roman"/>
          <w:sz w:val="32"/>
        </w:rPr>
        <w:lastRenderedPageBreak/>
        <w:t>3</w:t>
      </w:r>
      <w:r>
        <w:rPr>
          <w:rFonts w:ascii="Times New Roman" w:hAnsi="Times New Roman" w:cs="Times New Roman" w:hint="eastAsia"/>
          <w:sz w:val="32"/>
        </w:rPr>
        <w:t>.</w:t>
      </w:r>
      <w:r>
        <w:rPr>
          <w:rFonts w:ascii="Times New Roman" w:eastAsia="仿宋_GB2312" w:hAnsi="Times New Roman" w:cs="Times New Roman" w:hint="eastAsia"/>
          <w:sz w:val="32"/>
          <w:szCs w:val="32"/>
        </w:rPr>
        <w:t>此项目不包括银行业金融机构已垫付款项的情况。垫付款项在上述“（二）银行借款”中填写。</w:t>
      </w:r>
    </w:p>
    <w:p w14:paraId="0AF37607"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3903A7FC"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（八）被审计单位向银行业金融机构已贴现而尚未到期的商业汇票。</w:t>
      </w:r>
    </w:p>
    <w:p w14:paraId="5C504649"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“承兑人名称”指商业承兑汇票承兑付款人或银行承兑汇票承兑付款行。</w:t>
      </w:r>
    </w:p>
    <w:p w14:paraId="0EA55343"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银行业金融机构对已贴现而尚未到期的商业汇票办理转贴出、再贴出等业务的，仍在本项目进行反馈。</w:t>
      </w:r>
    </w:p>
    <w:p w14:paraId="7777E4AA"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4D8C37DB"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（九）被审计单位为持票人且由银行业金融机构托收（或由被审计单位提示付款）的商业汇票。</w:t>
      </w:r>
    </w:p>
    <w:p w14:paraId="1747AE31"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此项目，指</w:t>
      </w:r>
      <w:proofErr w:type="gramStart"/>
      <w:r>
        <w:rPr>
          <w:rFonts w:ascii="Times New Roman" w:eastAsia="仿宋_GB2312" w:hAnsi="Times New Roman" w:cs="Times New Roman" w:hint="eastAsia"/>
          <w:sz w:val="32"/>
          <w:szCs w:val="32"/>
        </w:rPr>
        <w:t>截至函证基准</w:t>
      </w:r>
      <w:proofErr w:type="gramEnd"/>
      <w:r>
        <w:rPr>
          <w:rFonts w:ascii="Times New Roman" w:eastAsia="仿宋_GB2312" w:hAnsi="Times New Roman" w:cs="Times New Roman" w:hint="eastAsia"/>
          <w:sz w:val="32"/>
          <w:szCs w:val="32"/>
        </w:rPr>
        <w:t>日被审计单位作为持票人且由</w:t>
      </w:r>
      <w:proofErr w:type="gramStart"/>
      <w:r>
        <w:rPr>
          <w:rFonts w:ascii="Times New Roman" w:eastAsia="仿宋_GB2312" w:hAnsi="Times New Roman" w:cs="Times New Roman" w:hint="eastAsia"/>
          <w:sz w:val="32"/>
          <w:szCs w:val="32"/>
        </w:rPr>
        <w:t>被函证</w:t>
      </w:r>
      <w:proofErr w:type="gramEnd"/>
      <w:r>
        <w:rPr>
          <w:rFonts w:ascii="Times New Roman" w:eastAsia="仿宋_GB2312" w:hAnsi="Times New Roman" w:cs="Times New Roman" w:hint="eastAsia"/>
          <w:sz w:val="32"/>
          <w:szCs w:val="32"/>
        </w:rPr>
        <w:t>银行业金融机构托收的、尚未收到款项的商业汇票，包括银行业金融机构为被审计单位办理了托收，以及被审计单位已提交提示付款申请的商业汇票业务。</w:t>
      </w:r>
    </w:p>
    <w:p w14:paraId="33F25B47"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“承兑人名称”指商业承兑汇票承兑付款人或银行承兑汇票承兑付款行。</w:t>
      </w:r>
    </w:p>
    <w:p w14:paraId="73A48596"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09A5C0AF"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（十）被审计单位为申请人、由银行业金融机构开具的、未履行完毕的不可撤销信用证。</w:t>
      </w:r>
    </w:p>
    <w:p w14:paraId="36DDB059" w14:textId="77777777" w:rsidR="00DE645E" w:rsidRDefault="008C3ED1">
      <w:pPr>
        <w:spacing w:after="0" w:line="600" w:lineRule="exact"/>
        <w:ind w:firstLineChars="200" w:firstLine="640"/>
        <w:jc w:val="both"/>
        <w:rPr>
          <w:rFonts w:ascii="Times New Roman" w:eastAsia="宋体" w:hAnsi="Times New Roman" w:cs="Times New Roman"/>
          <w:sz w:val="32"/>
          <w:szCs w:val="32"/>
          <w:lang w:val="en-GB"/>
        </w:rPr>
      </w:pPr>
      <w:r>
        <w:rPr>
          <w:rFonts w:ascii="Times New Roman" w:eastAsia="宋体"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“信用证金额”指银行业金融机构开立信用证协议（包含“溢短装”）中不可撤销的总金额。协议可能约定百分比</w:t>
      </w:r>
      <w:r>
        <w:rPr>
          <w:rFonts w:ascii="Times New Roman" w:eastAsia="仿宋_GB2312" w:hAnsi="Times New Roman" w:cs="Times New Roman" w:hint="eastAsia"/>
          <w:sz w:val="32"/>
          <w:szCs w:val="32"/>
        </w:rPr>
        <w:lastRenderedPageBreak/>
        <w:t>浮动金额，该项目按照银行业金融机构开立信用证的不可撤销的最高比例、最大金额填写，也可以按照协议约定的具体内容填写。</w:t>
      </w:r>
    </w:p>
    <w:p w14:paraId="71C317B4"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“未使用金额”为剩余没有被索偿的信用证余额（包括但不限于未到单金额和已承兑但银行业金融机构尚未支付的金额），受益人可以向银行业金融机构索偿。</w:t>
      </w:r>
    </w:p>
    <w:p w14:paraId="64713845"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“到期日”可根据信用证业务的有效期进行填写。</w:t>
      </w:r>
    </w:p>
    <w:p w14:paraId="66888DD9"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w:t>
      </w:r>
      <w:r>
        <w:rPr>
          <w:rFonts w:ascii="Times New Roman" w:eastAsia="仿宋_GB2312" w:hAnsi="Times New Roman" w:cs="Times New Roman" w:hint="eastAsia"/>
          <w:sz w:val="32"/>
          <w:szCs w:val="32"/>
        </w:rPr>
        <w:t>目参照上述说明。</w:t>
      </w:r>
    </w:p>
    <w:p w14:paraId="1FB6B56B" w14:textId="77777777" w:rsidR="00DE645E" w:rsidRDefault="008C3ED1">
      <w:pPr>
        <w:pStyle w:val="2"/>
        <w:spacing w:before="0" w:after="0" w:line="600" w:lineRule="exact"/>
        <w:ind w:firstLineChars="200" w:firstLine="640"/>
        <w:rPr>
          <w:rFonts w:ascii="Times New Roman" w:eastAsia="楷体_GB2312" w:hAnsi="Times New Roman" w:cs="Times New Roman"/>
          <w:b w:val="0"/>
          <w:szCs w:val="28"/>
        </w:rPr>
      </w:pPr>
      <w:r>
        <w:rPr>
          <w:rFonts w:ascii="Times New Roman" w:eastAsia="楷体_GB2312" w:hAnsi="Times New Roman" w:cs="Times New Roman" w:hint="eastAsia"/>
        </w:rPr>
        <w:t>（十一）被审计单位与银行业金融机构之间未履行完毕的外汇买卖合约。</w:t>
      </w:r>
    </w:p>
    <w:p w14:paraId="3F5A9FD0"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此项目主要包括即期结售汇、远期结售汇、掉期结售汇、即期外汇买卖、远期外汇买卖、掉期外汇买卖等，应填写</w:t>
      </w:r>
      <w:proofErr w:type="gramStart"/>
      <w:r>
        <w:rPr>
          <w:rFonts w:ascii="Times New Roman" w:eastAsia="仿宋_GB2312" w:hAnsi="Times New Roman" w:cs="Times New Roman" w:hint="eastAsia"/>
          <w:sz w:val="32"/>
          <w:szCs w:val="32"/>
        </w:rPr>
        <w:t>于函证</w:t>
      </w:r>
      <w:proofErr w:type="gramEnd"/>
      <w:r>
        <w:rPr>
          <w:rFonts w:ascii="Times New Roman" w:eastAsia="仿宋_GB2312" w:hAnsi="Times New Roman" w:cs="Times New Roman" w:hint="eastAsia"/>
          <w:sz w:val="32"/>
          <w:szCs w:val="32"/>
        </w:rPr>
        <w:t>基准日被审计单位与银行业金融机构之间尚未实际交收的合约。其中，未实际交</w:t>
      </w:r>
      <w:proofErr w:type="gramStart"/>
      <w:r>
        <w:rPr>
          <w:rFonts w:ascii="Times New Roman" w:eastAsia="仿宋_GB2312" w:hAnsi="Times New Roman" w:cs="Times New Roman" w:hint="eastAsia"/>
          <w:sz w:val="32"/>
          <w:szCs w:val="32"/>
        </w:rPr>
        <w:t>收包括</w:t>
      </w:r>
      <w:proofErr w:type="gramEnd"/>
      <w:r>
        <w:rPr>
          <w:rFonts w:ascii="Times New Roman" w:eastAsia="仿宋_GB2312" w:hAnsi="Times New Roman" w:cs="Times New Roman" w:hint="eastAsia"/>
          <w:sz w:val="32"/>
          <w:szCs w:val="32"/>
        </w:rPr>
        <w:t>但不限于已成交未履约、已展期未履约、未平仓等情况。</w:t>
      </w:r>
      <w:proofErr w:type="gramStart"/>
      <w:r>
        <w:rPr>
          <w:rFonts w:ascii="Times New Roman" w:eastAsia="仿宋_GB2312" w:hAnsi="Times New Roman" w:cs="Times New Roman" w:hint="eastAsia"/>
          <w:sz w:val="32"/>
          <w:szCs w:val="32"/>
        </w:rPr>
        <w:t>对于函证基准</w:t>
      </w:r>
      <w:proofErr w:type="gramEnd"/>
      <w:r>
        <w:rPr>
          <w:rFonts w:ascii="Times New Roman" w:eastAsia="仿宋_GB2312" w:hAnsi="Times New Roman" w:cs="Times New Roman" w:hint="eastAsia"/>
          <w:sz w:val="32"/>
          <w:szCs w:val="32"/>
        </w:rPr>
        <w:t>日与交收日期相同且已交收完毕的合约无需填写。</w:t>
      </w:r>
    </w:p>
    <w:p w14:paraId="12B1D584"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按照合约号码和汇率逐笔填写被审计单位与</w:t>
      </w:r>
      <w:proofErr w:type="gramStart"/>
      <w:r>
        <w:rPr>
          <w:rFonts w:ascii="Times New Roman" w:eastAsia="仿宋_GB2312" w:hAnsi="Times New Roman" w:cs="Times New Roman" w:hint="eastAsia"/>
          <w:sz w:val="32"/>
          <w:szCs w:val="32"/>
        </w:rPr>
        <w:t>被函证</w:t>
      </w:r>
      <w:proofErr w:type="gramEnd"/>
      <w:r>
        <w:rPr>
          <w:rFonts w:ascii="Times New Roman" w:eastAsia="仿宋_GB2312" w:hAnsi="Times New Roman" w:cs="Times New Roman" w:hint="eastAsia"/>
          <w:sz w:val="32"/>
          <w:szCs w:val="32"/>
        </w:rPr>
        <w:t>银行业金融机构之间全部尚未履行完毕的结售汇和外汇买卖合约（包括掉期交易尚未履行交割的部分）。一项合约编号交易下，按照</w:t>
      </w:r>
      <w:proofErr w:type="gramStart"/>
      <w:r>
        <w:rPr>
          <w:rFonts w:ascii="Times New Roman" w:eastAsia="仿宋_GB2312" w:hAnsi="Times New Roman" w:cs="Times New Roman" w:hint="eastAsia"/>
          <w:sz w:val="32"/>
          <w:szCs w:val="32"/>
        </w:rPr>
        <w:t>合约汇率</w:t>
      </w:r>
      <w:proofErr w:type="gramEnd"/>
      <w:r>
        <w:rPr>
          <w:rFonts w:ascii="Times New Roman" w:eastAsia="仿宋_GB2312" w:hAnsi="Times New Roman" w:cs="Times New Roman" w:hint="eastAsia"/>
          <w:sz w:val="32"/>
          <w:szCs w:val="32"/>
        </w:rPr>
        <w:t>逐行填写，即一项</w:t>
      </w:r>
      <w:proofErr w:type="gramStart"/>
      <w:r>
        <w:rPr>
          <w:rFonts w:ascii="Times New Roman" w:eastAsia="仿宋_GB2312" w:hAnsi="Times New Roman" w:cs="Times New Roman" w:hint="eastAsia"/>
          <w:sz w:val="32"/>
          <w:szCs w:val="32"/>
        </w:rPr>
        <w:t>合约汇率</w:t>
      </w:r>
      <w:proofErr w:type="gramEnd"/>
      <w:r>
        <w:rPr>
          <w:rFonts w:ascii="Times New Roman" w:eastAsia="仿宋_GB2312" w:hAnsi="Times New Roman" w:cs="Times New Roman" w:hint="eastAsia"/>
          <w:sz w:val="32"/>
          <w:szCs w:val="32"/>
        </w:rPr>
        <w:t>仅填写一行。如一项外汇买卖</w:t>
      </w:r>
      <w:r>
        <w:rPr>
          <w:rFonts w:ascii="Times New Roman" w:eastAsia="仿宋_GB2312" w:hAnsi="Times New Roman" w:cs="Times New Roman" w:hint="eastAsia"/>
          <w:sz w:val="32"/>
          <w:szCs w:val="32"/>
        </w:rPr>
        <w:t>合约仅涉及人民币与外币或外币与外币之间的兑换，列示一行即可；如涉及两项外币与人民币之间兑换的合约汇率，则填写两行。</w:t>
      </w:r>
    </w:p>
    <w:p w14:paraId="4B58F275"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lastRenderedPageBreak/>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“类别”填写即期结售汇、远期结售汇、掉期结售汇、即期外汇买卖、远期外汇买卖、掉期外汇买卖等业务种类。</w:t>
      </w:r>
    </w:p>
    <w:p w14:paraId="2E5A539D"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“交收日期”填写该笔合约约定的尚未交割的日期，如为外汇掉期交易，</w:t>
      </w:r>
      <w:proofErr w:type="gramStart"/>
      <w:r>
        <w:rPr>
          <w:rFonts w:ascii="Times New Roman" w:eastAsia="仿宋_GB2312" w:hAnsi="Times New Roman" w:cs="Times New Roman" w:hint="eastAsia"/>
          <w:sz w:val="32"/>
          <w:szCs w:val="32"/>
        </w:rPr>
        <w:t>截至函证基准</w:t>
      </w:r>
      <w:proofErr w:type="gramEnd"/>
      <w:r>
        <w:rPr>
          <w:rFonts w:ascii="Times New Roman" w:eastAsia="仿宋_GB2312" w:hAnsi="Times New Roman" w:cs="Times New Roman" w:hint="eastAsia"/>
          <w:sz w:val="32"/>
          <w:szCs w:val="32"/>
        </w:rPr>
        <w:t>日已经交收的交易无需填写，“交收日期”即为远端交割日期。远期结售汇的非固定期限交易，有最早交割日期和最晚交割日期，对填写</w:t>
      </w:r>
      <w:proofErr w:type="gramStart"/>
      <w:r>
        <w:rPr>
          <w:rFonts w:ascii="Times New Roman" w:eastAsia="仿宋_GB2312" w:hAnsi="Times New Roman" w:cs="Times New Roman" w:hint="eastAsia"/>
          <w:sz w:val="32"/>
          <w:szCs w:val="32"/>
        </w:rPr>
        <w:t>询证函</w:t>
      </w:r>
      <w:proofErr w:type="gramEnd"/>
      <w:r>
        <w:rPr>
          <w:rFonts w:ascii="Times New Roman" w:eastAsia="仿宋_GB2312" w:hAnsi="Times New Roman" w:cs="Times New Roman" w:hint="eastAsia"/>
          <w:sz w:val="32"/>
          <w:szCs w:val="32"/>
        </w:rPr>
        <w:t>时已完成交收的按照实际交收日期填写，未完成的可填写交</w:t>
      </w:r>
      <w:proofErr w:type="gramStart"/>
      <w:r>
        <w:rPr>
          <w:rFonts w:ascii="Times New Roman" w:eastAsia="仿宋_GB2312" w:hAnsi="Times New Roman" w:cs="Times New Roman" w:hint="eastAsia"/>
          <w:sz w:val="32"/>
          <w:szCs w:val="32"/>
        </w:rPr>
        <w:t>收期间</w:t>
      </w:r>
      <w:proofErr w:type="gramEnd"/>
      <w:r>
        <w:rPr>
          <w:rFonts w:ascii="Times New Roman" w:eastAsia="仿宋_GB2312" w:hAnsi="Times New Roman" w:cs="Times New Roman" w:hint="eastAsia"/>
          <w:sz w:val="32"/>
          <w:szCs w:val="32"/>
        </w:rPr>
        <w:t>的起止日期。</w:t>
      </w:r>
    </w:p>
    <w:p w14:paraId="5A467118"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5</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例如，银行业金融机构向被审计单位卖出</w:t>
      </w:r>
      <w:r>
        <w:rPr>
          <w:rFonts w:ascii="Times New Roman" w:eastAsia="仿宋_GB2312" w:hAnsi="Times New Roman" w:cs="Times New Roman"/>
          <w:sz w:val="32"/>
          <w:szCs w:val="32"/>
        </w:rPr>
        <w:t>100</w:t>
      </w:r>
      <w:r>
        <w:rPr>
          <w:rFonts w:ascii="Times New Roman" w:eastAsia="仿宋_GB2312" w:hAnsi="Times New Roman" w:cs="Times New Roman" w:hint="eastAsia"/>
          <w:sz w:val="32"/>
          <w:szCs w:val="32"/>
        </w:rPr>
        <w:t>美元，买入</w:t>
      </w:r>
      <w:r>
        <w:rPr>
          <w:rFonts w:ascii="Times New Roman" w:eastAsia="仿宋_GB2312" w:hAnsi="Times New Roman" w:cs="Times New Roman"/>
          <w:sz w:val="32"/>
          <w:szCs w:val="32"/>
        </w:rPr>
        <w:t>700</w:t>
      </w:r>
      <w:r>
        <w:rPr>
          <w:rFonts w:ascii="Times New Roman" w:eastAsia="仿宋_GB2312" w:hAnsi="Times New Roman" w:cs="Times New Roman" w:hint="eastAsia"/>
          <w:sz w:val="32"/>
          <w:szCs w:val="32"/>
        </w:rPr>
        <w:t>元人民币，</w:t>
      </w:r>
      <w:proofErr w:type="gramStart"/>
      <w:r>
        <w:rPr>
          <w:rFonts w:ascii="Times New Roman" w:eastAsia="仿宋_GB2312" w:hAnsi="Times New Roman" w:cs="Times New Roman" w:hint="eastAsia"/>
          <w:sz w:val="32"/>
          <w:szCs w:val="32"/>
        </w:rPr>
        <w:t>在函证基准</w:t>
      </w:r>
      <w:proofErr w:type="gramEnd"/>
      <w:r>
        <w:rPr>
          <w:rFonts w:ascii="Times New Roman" w:eastAsia="仿宋_GB2312" w:hAnsi="Times New Roman" w:cs="Times New Roman" w:hint="eastAsia"/>
          <w:sz w:val="32"/>
          <w:szCs w:val="32"/>
        </w:rPr>
        <w:t>日该笔合约未交收，则“贵行卖出币种”可填写“美元”，“贵行买入币种”可填写“人民币”，“汇率”可以按合约或银行业金融机构报价的方式填写，如填写为</w:t>
      </w:r>
      <w:r>
        <w:rPr>
          <w:rFonts w:ascii="Times New Roman" w:eastAsia="仿宋_GB2312" w:hAnsi="Times New Roman" w:cs="Times New Roman"/>
          <w:sz w:val="32"/>
          <w:szCs w:val="32"/>
        </w:rPr>
        <w:t>7.0000</w:t>
      </w:r>
      <w:r>
        <w:rPr>
          <w:rFonts w:ascii="Times New Roman" w:eastAsia="仿宋_GB2312" w:hAnsi="Times New Roman" w:cs="Times New Roman" w:hint="eastAsia"/>
          <w:sz w:val="32"/>
          <w:szCs w:val="32"/>
        </w:rPr>
        <w:t>。</w:t>
      </w:r>
    </w:p>
    <w:p w14:paraId="5B6D955C"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6</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1607DCFD"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（十二）被审计单位存放于银行业金融机构托管的证券或其他产权文件。</w:t>
      </w:r>
    </w:p>
    <w:p w14:paraId="46B5A556"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此项目主要针对被审计单位作为委托人（不包含被审计单位作为金融产品管理人、银行业金融机构为金融产品提供托管服务的情况）与</w:t>
      </w:r>
      <w:proofErr w:type="gramStart"/>
      <w:r>
        <w:rPr>
          <w:rFonts w:ascii="Times New Roman" w:eastAsia="仿宋_GB2312" w:hAnsi="Times New Roman" w:cs="Times New Roman" w:hint="eastAsia"/>
          <w:sz w:val="32"/>
          <w:szCs w:val="32"/>
        </w:rPr>
        <w:t>被函证</w:t>
      </w:r>
      <w:proofErr w:type="gramEnd"/>
      <w:r>
        <w:rPr>
          <w:rFonts w:ascii="Times New Roman" w:eastAsia="仿宋_GB2312" w:hAnsi="Times New Roman" w:cs="Times New Roman" w:hint="eastAsia"/>
          <w:sz w:val="32"/>
          <w:szCs w:val="32"/>
        </w:rPr>
        <w:t>银行业金融机构签订托管合同，银行业金融机构依约受托管理委托资产的行为。</w:t>
      </w:r>
    </w:p>
    <w:p w14:paraId="41949C66"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此项目主要包括被审计单位对部分证券类资产、其他产权文件等进行资产托管的情况，不包含保险箱租赁业务、存放在银行的抵（质）</w:t>
      </w:r>
      <w:proofErr w:type="gramStart"/>
      <w:r>
        <w:rPr>
          <w:rFonts w:ascii="Times New Roman" w:eastAsia="仿宋_GB2312" w:hAnsi="Times New Roman" w:cs="Times New Roman" w:hint="eastAsia"/>
          <w:sz w:val="32"/>
          <w:szCs w:val="32"/>
        </w:rPr>
        <w:t>押文件</w:t>
      </w:r>
      <w:proofErr w:type="gramEnd"/>
      <w:r>
        <w:rPr>
          <w:rFonts w:ascii="Times New Roman" w:eastAsia="仿宋_GB2312" w:hAnsi="Times New Roman" w:cs="Times New Roman" w:hint="eastAsia"/>
          <w:sz w:val="32"/>
          <w:szCs w:val="32"/>
        </w:rPr>
        <w:t>或凭证，或由银行业金融机构</w:t>
      </w:r>
      <w:r>
        <w:rPr>
          <w:rFonts w:ascii="Times New Roman" w:eastAsia="仿宋_GB2312" w:hAnsi="Times New Roman" w:cs="Times New Roman" w:hint="eastAsia"/>
          <w:sz w:val="32"/>
          <w:szCs w:val="32"/>
        </w:rPr>
        <w:lastRenderedPageBreak/>
        <w:t>托管但已在中央登记结算机构登记并可向其查询的股票、债券</w:t>
      </w:r>
      <w:r>
        <w:rPr>
          <w:rFonts w:ascii="Times New Roman" w:eastAsia="仿宋_GB2312" w:hAnsi="Times New Roman" w:cs="Times New Roman" w:hint="eastAsia"/>
          <w:sz w:val="32"/>
          <w:szCs w:val="32"/>
        </w:rPr>
        <w:t>等。</w:t>
      </w:r>
    </w:p>
    <w:p w14:paraId="7D40CBD1" w14:textId="77777777" w:rsidR="00DE645E" w:rsidRDefault="008C3ED1">
      <w:pPr>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证券类资产包括但不限于未上市流通的股票、未在中央结算机构登记的股票或债券以及全球存托凭证等。其他产权文件包括但不限于存单、存款证实书、受益凭证、不动产（房屋及建筑物、土地使用权）权属证书等。</w:t>
      </w:r>
    </w:p>
    <w:p w14:paraId="39D81E2B" w14:textId="77777777" w:rsidR="00DE645E" w:rsidRDefault="008C3ED1">
      <w:pPr>
        <w:spacing w:after="0" w:line="600" w:lineRule="exact"/>
        <w:ind w:firstLineChars="200" w:firstLine="640"/>
        <w:rPr>
          <w:rFonts w:ascii="Times New Roman" w:eastAsia="仿宋_GB2312" w:hAnsi="Times New Roman" w:cs="Times New Roman"/>
        </w:rPr>
      </w:pPr>
      <w:r>
        <w:rPr>
          <w:rFonts w:ascii="Times New Roman" w:eastAsia="仿宋_GB2312" w:hAnsi="Times New Roman" w:cs="Times New Roman"/>
          <w:sz w:val="32"/>
          <w:szCs w:val="32"/>
        </w:rPr>
        <w:t>4</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330A1A3C" w14:textId="77777777" w:rsidR="00DE645E" w:rsidRDefault="008C3ED1">
      <w:pPr>
        <w:pStyle w:val="2"/>
        <w:spacing w:before="0" w:after="0" w:line="600" w:lineRule="exact"/>
        <w:ind w:firstLineChars="200" w:firstLine="640"/>
        <w:rPr>
          <w:rFonts w:ascii="Times New Roman" w:hAnsi="Times New Roman" w:cs="Times New Roman"/>
        </w:rPr>
      </w:pPr>
      <w:r>
        <w:rPr>
          <w:rFonts w:ascii="Times New Roman" w:eastAsia="楷体_GB2312" w:hAnsi="Times New Roman" w:cs="Times New Roman" w:hint="eastAsia"/>
        </w:rPr>
        <w:t>（十三）被审计单位购买的由银行业金融机构发行的未到期银行理财产品。</w:t>
      </w:r>
    </w:p>
    <w:p w14:paraId="259D35A2"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本项目填写的理财产品为被审计单位认购、申购的已起息、未到期或未赎回的由</w:t>
      </w:r>
      <w:proofErr w:type="gramStart"/>
      <w:r>
        <w:rPr>
          <w:rFonts w:ascii="Times New Roman" w:eastAsia="仿宋_GB2312" w:hAnsi="Times New Roman" w:cs="Times New Roman" w:hint="eastAsia"/>
          <w:sz w:val="32"/>
          <w:szCs w:val="32"/>
        </w:rPr>
        <w:t>被函证</w:t>
      </w:r>
      <w:bookmarkStart w:id="2" w:name="_Hlk151992145"/>
      <w:proofErr w:type="gramEnd"/>
      <w:r>
        <w:rPr>
          <w:rFonts w:ascii="Times New Roman" w:eastAsia="仿宋_GB2312" w:hAnsi="Times New Roman" w:cs="Times New Roman" w:hint="eastAsia"/>
          <w:sz w:val="32"/>
          <w:szCs w:val="32"/>
        </w:rPr>
        <w:t>银行业金融机构</w:t>
      </w:r>
      <w:bookmarkEnd w:id="2"/>
      <w:r>
        <w:rPr>
          <w:rFonts w:ascii="Times New Roman" w:eastAsia="仿宋_GB2312" w:hAnsi="Times New Roman" w:cs="Times New Roman" w:hint="eastAsia"/>
          <w:sz w:val="32"/>
          <w:szCs w:val="32"/>
        </w:rPr>
        <w:t>发行的理财产品。若理财产品已赎回、已到期，但处于待银行业金融机构确认或待结算期间，应按交易信息、最新产品净值如实填写。针对按照《商业银行理财子公司管理办法》（中国银行保险监督管理委员会令</w:t>
      </w:r>
      <w:r>
        <w:rPr>
          <w:rFonts w:ascii="Times New Roman" w:eastAsia="仿宋_GB2312" w:hAnsi="Times New Roman" w:cs="Times New Roman"/>
          <w:sz w:val="32"/>
          <w:szCs w:val="32"/>
        </w:rPr>
        <w:t>2018</w:t>
      </w:r>
      <w:r>
        <w:rPr>
          <w:rFonts w:ascii="Times New Roman" w:eastAsia="仿宋_GB2312" w:hAnsi="Times New Roman" w:cs="Times New Roman" w:hint="eastAsia"/>
          <w:sz w:val="32"/>
          <w:szCs w:val="32"/>
        </w:rPr>
        <w:t>年第</w:t>
      </w:r>
      <w:r>
        <w:rPr>
          <w:rFonts w:ascii="Times New Roman" w:eastAsia="仿宋_GB2312" w:hAnsi="Times New Roman" w:cs="Times New Roman"/>
          <w:sz w:val="32"/>
          <w:szCs w:val="32"/>
        </w:rPr>
        <w:t>7</w:t>
      </w:r>
      <w:r>
        <w:rPr>
          <w:rFonts w:ascii="Times New Roman" w:eastAsia="仿宋_GB2312" w:hAnsi="Times New Roman" w:cs="Times New Roman" w:hint="eastAsia"/>
          <w:sz w:val="32"/>
          <w:szCs w:val="32"/>
        </w:rPr>
        <w:t>号）已经设立银行理财子公司并转由子公司管理的理财产品，银行业金融机构</w:t>
      </w:r>
      <w:proofErr w:type="gramStart"/>
      <w:r>
        <w:rPr>
          <w:rFonts w:ascii="Times New Roman" w:eastAsia="仿宋_GB2312" w:hAnsi="Times New Roman" w:cs="Times New Roman" w:hint="eastAsia"/>
          <w:sz w:val="32"/>
          <w:szCs w:val="32"/>
        </w:rPr>
        <w:t>应对函证范围</w:t>
      </w:r>
      <w:proofErr w:type="gramEnd"/>
      <w:r>
        <w:rPr>
          <w:rFonts w:ascii="Times New Roman" w:eastAsia="仿宋_GB2312" w:hAnsi="Times New Roman" w:cs="Times New Roman" w:hint="eastAsia"/>
          <w:sz w:val="32"/>
          <w:szCs w:val="32"/>
        </w:rPr>
        <w:t>是否包括理财子公司进行公示，如未包括，注册会计师需单独向理财子公司发函。</w:t>
      </w:r>
    </w:p>
    <w:p w14:paraId="1B1F466B"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“产品净值”</w:t>
      </w:r>
      <w:proofErr w:type="gramStart"/>
      <w:r>
        <w:rPr>
          <w:rFonts w:ascii="Times New Roman" w:eastAsia="仿宋_GB2312" w:hAnsi="Times New Roman" w:cs="Times New Roman" w:hint="eastAsia"/>
          <w:sz w:val="32"/>
          <w:szCs w:val="32"/>
        </w:rPr>
        <w:t>填写函证基准</w:t>
      </w:r>
      <w:proofErr w:type="gramEnd"/>
      <w:r>
        <w:rPr>
          <w:rFonts w:ascii="Times New Roman" w:eastAsia="仿宋_GB2312" w:hAnsi="Times New Roman" w:cs="Times New Roman" w:hint="eastAsia"/>
          <w:sz w:val="32"/>
          <w:szCs w:val="32"/>
        </w:rPr>
        <w:t>日被审计单位持有的理财产品总额。对于非净值型理财产品，应</w:t>
      </w:r>
      <w:proofErr w:type="gramStart"/>
      <w:r>
        <w:rPr>
          <w:rFonts w:ascii="Times New Roman" w:eastAsia="仿宋_GB2312" w:hAnsi="Times New Roman" w:cs="Times New Roman" w:hint="eastAsia"/>
          <w:sz w:val="32"/>
          <w:szCs w:val="32"/>
        </w:rPr>
        <w:t>基于函证基准</w:t>
      </w:r>
      <w:proofErr w:type="gramEnd"/>
      <w:r>
        <w:rPr>
          <w:rFonts w:ascii="Times New Roman" w:eastAsia="仿宋_GB2312" w:hAnsi="Times New Roman" w:cs="Times New Roman" w:hint="eastAsia"/>
          <w:sz w:val="32"/>
          <w:szCs w:val="32"/>
        </w:rPr>
        <w:t>日的持有份额，填写被审计单位购买理财产品的余额；对于净值型理财</w:t>
      </w:r>
      <w:r>
        <w:rPr>
          <w:rFonts w:ascii="Times New Roman" w:eastAsia="仿宋_GB2312" w:hAnsi="Times New Roman" w:cs="Times New Roman" w:hint="eastAsia"/>
          <w:sz w:val="32"/>
          <w:szCs w:val="32"/>
        </w:rPr>
        <w:t>产品，应</w:t>
      </w:r>
      <w:proofErr w:type="gramStart"/>
      <w:r>
        <w:rPr>
          <w:rFonts w:ascii="Times New Roman" w:eastAsia="仿宋_GB2312" w:hAnsi="Times New Roman" w:cs="Times New Roman" w:hint="eastAsia"/>
          <w:sz w:val="32"/>
          <w:szCs w:val="32"/>
        </w:rPr>
        <w:t>基于函证基准</w:t>
      </w:r>
      <w:proofErr w:type="gramEnd"/>
      <w:r>
        <w:rPr>
          <w:rFonts w:ascii="Times New Roman" w:eastAsia="仿宋_GB2312" w:hAnsi="Times New Roman" w:cs="Times New Roman" w:hint="eastAsia"/>
          <w:sz w:val="32"/>
          <w:szCs w:val="32"/>
        </w:rPr>
        <w:t>日的持有份额和产品单位净值，填写被审计单位购买产品的总净值，即持有份额×</w:t>
      </w:r>
      <w:proofErr w:type="gramStart"/>
      <w:r>
        <w:rPr>
          <w:rFonts w:ascii="Times New Roman" w:eastAsia="仿宋_GB2312" w:hAnsi="Times New Roman" w:cs="Times New Roman" w:hint="eastAsia"/>
          <w:sz w:val="32"/>
          <w:szCs w:val="32"/>
        </w:rPr>
        <w:t>函证基准</w:t>
      </w:r>
      <w:proofErr w:type="gramEnd"/>
      <w:r>
        <w:rPr>
          <w:rFonts w:ascii="Times New Roman" w:eastAsia="仿宋_GB2312" w:hAnsi="Times New Roman" w:cs="Times New Roman" w:hint="eastAsia"/>
          <w:sz w:val="32"/>
          <w:szCs w:val="32"/>
        </w:rPr>
        <w:lastRenderedPageBreak/>
        <w:t>日产</w:t>
      </w:r>
      <w:proofErr w:type="gramStart"/>
      <w:r>
        <w:rPr>
          <w:rFonts w:ascii="Times New Roman" w:eastAsia="仿宋_GB2312" w:hAnsi="Times New Roman" w:cs="Times New Roman" w:hint="eastAsia"/>
          <w:sz w:val="32"/>
          <w:szCs w:val="32"/>
        </w:rPr>
        <w:t>品最新</w:t>
      </w:r>
      <w:proofErr w:type="gramEnd"/>
      <w:r>
        <w:rPr>
          <w:rFonts w:ascii="Times New Roman" w:eastAsia="仿宋_GB2312" w:hAnsi="Times New Roman" w:cs="Times New Roman" w:hint="eastAsia"/>
          <w:sz w:val="32"/>
          <w:szCs w:val="32"/>
        </w:rPr>
        <w:t>单位净值。</w:t>
      </w:r>
      <w:proofErr w:type="gramStart"/>
      <w:r>
        <w:rPr>
          <w:rFonts w:ascii="Times New Roman" w:eastAsia="仿宋_GB2312" w:hAnsi="Times New Roman" w:cs="Times New Roman" w:hint="eastAsia"/>
          <w:sz w:val="32"/>
          <w:szCs w:val="32"/>
        </w:rPr>
        <w:t>如函证基准</w:t>
      </w:r>
      <w:proofErr w:type="gramEnd"/>
      <w:r>
        <w:rPr>
          <w:rFonts w:ascii="Times New Roman" w:eastAsia="仿宋_GB2312" w:hAnsi="Times New Roman" w:cs="Times New Roman" w:hint="eastAsia"/>
          <w:sz w:val="32"/>
          <w:szCs w:val="32"/>
        </w:rPr>
        <w:t>日为</w:t>
      </w:r>
      <w:proofErr w:type="gramStart"/>
      <w:r>
        <w:rPr>
          <w:rFonts w:ascii="Times New Roman" w:eastAsia="仿宋_GB2312" w:hAnsi="Times New Roman" w:cs="Times New Roman" w:hint="eastAsia"/>
          <w:sz w:val="32"/>
          <w:szCs w:val="32"/>
        </w:rPr>
        <w:t>非交易</w:t>
      </w:r>
      <w:proofErr w:type="gramEnd"/>
      <w:r>
        <w:rPr>
          <w:rFonts w:ascii="Times New Roman" w:eastAsia="仿宋_GB2312" w:hAnsi="Times New Roman" w:cs="Times New Roman" w:hint="eastAsia"/>
          <w:sz w:val="32"/>
          <w:szCs w:val="32"/>
        </w:rPr>
        <w:t>日，应当</w:t>
      </w:r>
      <w:proofErr w:type="gramStart"/>
      <w:r>
        <w:rPr>
          <w:rFonts w:ascii="Times New Roman" w:eastAsia="仿宋_GB2312" w:hAnsi="Times New Roman" w:cs="Times New Roman" w:hint="eastAsia"/>
          <w:sz w:val="32"/>
          <w:szCs w:val="32"/>
        </w:rPr>
        <w:t>采用函证基准</w:t>
      </w:r>
      <w:proofErr w:type="gramEnd"/>
      <w:r>
        <w:rPr>
          <w:rFonts w:ascii="Times New Roman" w:eastAsia="仿宋_GB2312" w:hAnsi="Times New Roman" w:cs="Times New Roman" w:hint="eastAsia"/>
          <w:sz w:val="32"/>
          <w:szCs w:val="32"/>
        </w:rPr>
        <w:t>日前最近一个交易日的产品单位净值；当</w:t>
      </w:r>
      <w:proofErr w:type="gramStart"/>
      <w:r>
        <w:rPr>
          <w:rFonts w:ascii="Times New Roman" w:eastAsia="仿宋_GB2312" w:hAnsi="Times New Roman" w:cs="Times New Roman" w:hint="eastAsia"/>
          <w:sz w:val="32"/>
          <w:szCs w:val="32"/>
        </w:rPr>
        <w:t>代表函证基准</w:t>
      </w:r>
      <w:proofErr w:type="gramEnd"/>
      <w:r>
        <w:rPr>
          <w:rFonts w:ascii="Times New Roman" w:eastAsia="仿宋_GB2312" w:hAnsi="Times New Roman" w:cs="Times New Roman" w:hint="eastAsia"/>
          <w:sz w:val="32"/>
          <w:szCs w:val="32"/>
        </w:rPr>
        <w:t>日的产品单位净值需</w:t>
      </w:r>
      <w:proofErr w:type="gramStart"/>
      <w:r>
        <w:rPr>
          <w:rFonts w:ascii="Times New Roman" w:eastAsia="仿宋_GB2312" w:hAnsi="Times New Roman" w:cs="Times New Roman" w:hint="eastAsia"/>
          <w:sz w:val="32"/>
          <w:szCs w:val="32"/>
        </w:rPr>
        <w:t>于函证</w:t>
      </w:r>
      <w:proofErr w:type="gramEnd"/>
      <w:r>
        <w:rPr>
          <w:rFonts w:ascii="Times New Roman" w:eastAsia="仿宋_GB2312" w:hAnsi="Times New Roman" w:cs="Times New Roman" w:hint="eastAsia"/>
          <w:sz w:val="32"/>
          <w:szCs w:val="32"/>
        </w:rPr>
        <w:t>基准日后取得时，本项目应于取得</w:t>
      </w:r>
      <w:proofErr w:type="gramStart"/>
      <w:r>
        <w:rPr>
          <w:rFonts w:ascii="Times New Roman" w:eastAsia="仿宋_GB2312" w:hAnsi="Times New Roman" w:cs="Times New Roman" w:hint="eastAsia"/>
          <w:sz w:val="32"/>
          <w:szCs w:val="32"/>
        </w:rPr>
        <w:t>对应函证基准</w:t>
      </w:r>
      <w:proofErr w:type="gramEnd"/>
      <w:r>
        <w:rPr>
          <w:rFonts w:ascii="Times New Roman" w:eastAsia="仿宋_GB2312" w:hAnsi="Times New Roman" w:cs="Times New Roman" w:hint="eastAsia"/>
          <w:sz w:val="32"/>
          <w:szCs w:val="32"/>
        </w:rPr>
        <w:t>日的净值后进行填写。</w:t>
      </w:r>
    </w:p>
    <w:p w14:paraId="19DD440D"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对于封闭式产品，可根据实际起息日填写“购买日”信息，“到期日”为该项理财产品投资协议约定的到期日。对于开放式产品，可以在“购买日”、“到期日”处注明“不适用”。</w:t>
      </w:r>
    </w:p>
    <w:p w14:paraId="58885DA5"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027D6241" w14:textId="77777777" w:rsidR="00DE645E" w:rsidRDefault="008C3ED1">
      <w:pPr>
        <w:pStyle w:val="2"/>
        <w:spacing w:before="0" w:after="0" w:line="600" w:lineRule="exact"/>
        <w:ind w:firstLineChars="200" w:firstLine="640"/>
        <w:rPr>
          <w:rFonts w:ascii="Times New Roman" w:eastAsia="楷体_GB2312" w:hAnsi="Times New Roman" w:cs="Times New Roman"/>
        </w:rPr>
      </w:pPr>
      <w:r>
        <w:rPr>
          <w:rFonts w:ascii="Times New Roman" w:eastAsia="楷体_GB2312" w:hAnsi="Times New Roman" w:cs="Times New Roman" w:hint="eastAsia"/>
        </w:rPr>
        <w:t>（十四）其他。</w:t>
      </w:r>
    </w:p>
    <w:p w14:paraId="1F2F0CE4"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lang w:val="en-GB"/>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lang w:val="en-GB"/>
        </w:rPr>
        <w:t>本项目是对</w:t>
      </w:r>
      <w:proofErr w:type="gramStart"/>
      <w:r>
        <w:rPr>
          <w:rFonts w:ascii="Times New Roman" w:eastAsia="仿宋_GB2312" w:hAnsi="Times New Roman" w:cs="Times New Roman" w:hint="eastAsia"/>
          <w:sz w:val="32"/>
          <w:szCs w:val="32"/>
          <w:lang w:val="en-GB"/>
        </w:rPr>
        <w:t>询证函</w:t>
      </w:r>
      <w:proofErr w:type="gramEnd"/>
      <w:r>
        <w:rPr>
          <w:rFonts w:ascii="Times New Roman" w:eastAsia="仿宋_GB2312" w:hAnsi="Times New Roman" w:cs="Times New Roman" w:hint="eastAsia"/>
          <w:sz w:val="32"/>
          <w:szCs w:val="32"/>
          <w:lang w:val="en-GB"/>
        </w:rPr>
        <w:t>格式中</w:t>
      </w:r>
      <w:r>
        <w:rPr>
          <w:rFonts w:ascii="Times New Roman" w:eastAsia="宋体" w:hAnsi="Times New Roman" w:cs="Times New Roman"/>
          <w:sz w:val="32"/>
          <w:szCs w:val="32"/>
        </w:rPr>
        <w:t>1</w:t>
      </w:r>
      <w:r>
        <w:rPr>
          <w:rFonts w:ascii="Times New Roman" w:eastAsia="仿宋_GB2312" w:hAnsi="Times New Roman" w:cs="Times New Roman" w:hint="eastAsia"/>
          <w:sz w:val="32"/>
          <w:szCs w:val="32"/>
          <w:lang w:val="en-GB"/>
        </w:rPr>
        <w:t>—</w:t>
      </w:r>
      <w:r>
        <w:rPr>
          <w:rFonts w:ascii="Times New Roman" w:eastAsia="宋体" w:hAnsi="Times New Roman" w:cs="Times New Roman"/>
          <w:sz w:val="32"/>
          <w:szCs w:val="32"/>
        </w:rPr>
        <w:t>13</w:t>
      </w:r>
      <w:r>
        <w:rPr>
          <w:rFonts w:ascii="Times New Roman" w:eastAsia="仿宋_GB2312" w:hAnsi="Times New Roman" w:cs="Times New Roman" w:hint="eastAsia"/>
          <w:sz w:val="32"/>
          <w:szCs w:val="32"/>
          <w:lang w:val="en-GB"/>
        </w:rPr>
        <w:t>项内容的补充和说明，以及</w:t>
      </w:r>
      <w:r>
        <w:rPr>
          <w:rFonts w:ascii="Times New Roman" w:eastAsia="仿宋_GB2312" w:hAnsi="Times New Roman" w:cs="Times New Roman" w:hint="eastAsia"/>
          <w:sz w:val="32"/>
          <w:szCs w:val="32"/>
        </w:rPr>
        <w:t>注册会计师认为重大且</w:t>
      </w:r>
      <w:proofErr w:type="gramStart"/>
      <w:r>
        <w:rPr>
          <w:rFonts w:ascii="Times New Roman" w:eastAsia="仿宋_GB2312" w:hAnsi="Times New Roman" w:cs="Times New Roman" w:hint="eastAsia"/>
          <w:sz w:val="32"/>
          <w:szCs w:val="32"/>
        </w:rPr>
        <w:t>应予函证的</w:t>
      </w:r>
      <w:proofErr w:type="gramEnd"/>
      <w:r>
        <w:rPr>
          <w:rFonts w:ascii="Times New Roman" w:eastAsia="仿宋_GB2312" w:hAnsi="Times New Roman" w:cs="Times New Roman" w:hint="eastAsia"/>
          <w:sz w:val="32"/>
          <w:szCs w:val="32"/>
        </w:rPr>
        <w:t>其他事项</w:t>
      </w:r>
      <w:r>
        <w:rPr>
          <w:rFonts w:ascii="Times New Roman" w:eastAsia="仿宋_GB2312" w:hAnsi="Times New Roman" w:cs="Times New Roman" w:hint="eastAsia"/>
          <w:sz w:val="32"/>
          <w:szCs w:val="32"/>
          <w:lang w:val="en-GB"/>
        </w:rPr>
        <w:t>。</w:t>
      </w:r>
    </w:p>
    <w:p w14:paraId="6B0E3FEC"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银行业金融机构应加快下列业务的集中处理进度：</w:t>
      </w:r>
      <w:r>
        <w:rPr>
          <w:rFonts w:ascii="Times New Roman" w:eastAsia="宋体" w:hAnsi="Times New Roman" w:cs="Times New Roman" w:hint="eastAsia"/>
          <w:sz w:val="32"/>
          <w:szCs w:val="32"/>
        </w:rPr>
        <w:t>（</w:t>
      </w: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已签订合同但尚未提供资金的贷款；</w:t>
      </w:r>
      <w:r>
        <w:rPr>
          <w:rFonts w:ascii="Times New Roman" w:eastAsia="宋体" w:hAnsi="Times New Roman" w:cs="Times New Roman" w:hint="eastAsia"/>
          <w:sz w:val="32"/>
          <w:szCs w:val="32"/>
        </w:rPr>
        <w:t>（</w:t>
      </w: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除外汇买卖外的其他衍生品交易、贵金属交易等。</w:t>
      </w:r>
    </w:p>
    <w:p w14:paraId="1CB74150"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具备条件的银行可回复数字人民币相关信息，如钱包</w:t>
      </w:r>
      <w:r>
        <w:rPr>
          <w:rFonts w:ascii="Times New Roman" w:eastAsia="仿宋_GB2312" w:hAnsi="Times New Roman" w:cs="Times New Roman"/>
          <w:sz w:val="32"/>
          <w:szCs w:val="32"/>
        </w:rPr>
        <w:t>ID</w:t>
      </w:r>
      <w:r>
        <w:rPr>
          <w:rFonts w:ascii="Times New Roman" w:eastAsia="仿宋_GB2312" w:hAnsi="Times New Roman" w:cs="Times New Roman" w:hint="eastAsia"/>
          <w:sz w:val="32"/>
          <w:szCs w:val="32"/>
        </w:rPr>
        <w:t>、账户余额等。</w:t>
      </w:r>
    </w:p>
    <w:p w14:paraId="3D516837"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lang w:val="en-GB"/>
        </w:rPr>
        <w:t>如果不存在</w:t>
      </w:r>
      <w:r>
        <w:rPr>
          <w:rFonts w:ascii="Times New Roman" w:eastAsia="仿宋_GB2312" w:hAnsi="Times New Roman" w:cs="Times New Roman" w:hint="eastAsia"/>
          <w:sz w:val="32"/>
          <w:szCs w:val="32"/>
        </w:rPr>
        <w:t>对</w:t>
      </w:r>
      <w:proofErr w:type="gramStart"/>
      <w:r>
        <w:rPr>
          <w:rFonts w:ascii="Times New Roman" w:eastAsia="仿宋_GB2312" w:hAnsi="Times New Roman" w:cs="Times New Roman" w:hint="eastAsia"/>
          <w:sz w:val="32"/>
          <w:szCs w:val="32"/>
          <w:lang w:val="en-GB"/>
        </w:rPr>
        <w:t>询证函</w:t>
      </w:r>
      <w:proofErr w:type="gramEnd"/>
      <w:r>
        <w:rPr>
          <w:rFonts w:ascii="Times New Roman" w:eastAsia="仿宋_GB2312" w:hAnsi="Times New Roman" w:cs="Times New Roman" w:hint="eastAsia"/>
          <w:sz w:val="32"/>
          <w:szCs w:val="32"/>
          <w:lang w:val="en-GB"/>
        </w:rPr>
        <w:t>格式中</w:t>
      </w:r>
      <w:r>
        <w:rPr>
          <w:rFonts w:ascii="Times New Roman" w:eastAsia="宋体" w:hAnsi="Times New Roman" w:cs="Times New Roman"/>
          <w:sz w:val="32"/>
          <w:szCs w:val="32"/>
        </w:rPr>
        <w:t>1</w:t>
      </w:r>
      <w:r>
        <w:rPr>
          <w:rFonts w:ascii="Times New Roman" w:eastAsia="仿宋_GB2312" w:hAnsi="Times New Roman" w:cs="Times New Roman" w:hint="eastAsia"/>
          <w:sz w:val="32"/>
          <w:szCs w:val="32"/>
          <w:lang w:val="en-GB"/>
        </w:rPr>
        <w:t>—</w:t>
      </w:r>
      <w:r>
        <w:rPr>
          <w:rFonts w:ascii="Times New Roman" w:eastAsia="宋体" w:hAnsi="Times New Roman" w:cs="Times New Roman"/>
          <w:sz w:val="32"/>
          <w:szCs w:val="32"/>
        </w:rPr>
        <w:t>13</w:t>
      </w:r>
      <w:r>
        <w:rPr>
          <w:rFonts w:ascii="Times New Roman" w:eastAsia="仿宋_GB2312" w:hAnsi="Times New Roman" w:cs="Times New Roman" w:hint="eastAsia"/>
          <w:sz w:val="32"/>
          <w:szCs w:val="32"/>
        </w:rPr>
        <w:t>项内容的补充和说明，也不存在注册会计师认为重大且</w:t>
      </w:r>
      <w:proofErr w:type="gramStart"/>
      <w:r>
        <w:rPr>
          <w:rFonts w:ascii="Times New Roman" w:eastAsia="仿宋_GB2312" w:hAnsi="Times New Roman" w:cs="Times New Roman" w:hint="eastAsia"/>
          <w:sz w:val="32"/>
          <w:szCs w:val="32"/>
        </w:rPr>
        <w:t>应予函证的</w:t>
      </w:r>
      <w:proofErr w:type="gramEnd"/>
      <w:r>
        <w:rPr>
          <w:rFonts w:ascii="Times New Roman" w:eastAsia="仿宋_GB2312" w:hAnsi="Times New Roman" w:cs="Times New Roman" w:hint="eastAsia"/>
          <w:sz w:val="32"/>
          <w:szCs w:val="32"/>
        </w:rPr>
        <w:t>其他事项，注册会计师可以</w:t>
      </w:r>
      <w:proofErr w:type="gramStart"/>
      <w:r>
        <w:rPr>
          <w:rFonts w:ascii="Times New Roman" w:eastAsia="仿宋_GB2312" w:hAnsi="Times New Roman" w:cs="Times New Roman" w:hint="eastAsia"/>
          <w:sz w:val="32"/>
          <w:szCs w:val="32"/>
        </w:rPr>
        <w:t>不函证</w:t>
      </w:r>
      <w:proofErr w:type="gramEnd"/>
      <w:r>
        <w:rPr>
          <w:rFonts w:ascii="Times New Roman" w:eastAsia="仿宋_GB2312" w:hAnsi="Times New Roman" w:cs="Times New Roman" w:hint="eastAsia"/>
          <w:sz w:val="32"/>
          <w:szCs w:val="32"/>
        </w:rPr>
        <w:t>第</w:t>
      </w:r>
      <w:r>
        <w:rPr>
          <w:rFonts w:ascii="Times New Roman" w:eastAsia="仿宋_GB2312" w:hAnsi="Times New Roman" w:cs="Times New Roman"/>
          <w:sz w:val="32"/>
          <w:szCs w:val="32"/>
        </w:rPr>
        <w:t>14</w:t>
      </w:r>
      <w:r>
        <w:rPr>
          <w:rFonts w:ascii="Times New Roman" w:eastAsia="仿宋_GB2312" w:hAnsi="Times New Roman" w:cs="Times New Roman" w:hint="eastAsia"/>
          <w:sz w:val="32"/>
          <w:szCs w:val="32"/>
        </w:rPr>
        <w:t>项内容，即划线处理。如果注册会计师仍希望对本部分“（十四）其他”第</w:t>
      </w:r>
      <w:r>
        <w:rPr>
          <w:rFonts w:ascii="Times New Roman" w:eastAsia="仿宋_GB2312" w:hAnsi="Times New Roman" w:cs="Times New Roman"/>
          <w:sz w:val="32"/>
          <w:szCs w:val="32"/>
        </w:rPr>
        <w:t>2</w:t>
      </w:r>
      <w:r>
        <w:rPr>
          <w:rFonts w:ascii="Times New Roman" w:eastAsia="仿宋_GB2312" w:hAnsi="Times New Roman" w:cs="Times New Roman"/>
          <w:sz w:val="32"/>
          <w:szCs w:val="32"/>
        </w:rPr>
        <w:t>段</w:t>
      </w:r>
      <w:r>
        <w:rPr>
          <w:rFonts w:ascii="Times New Roman" w:eastAsia="仿宋_GB2312" w:hAnsi="Times New Roman" w:cs="Times New Roman" w:hint="eastAsia"/>
          <w:sz w:val="32"/>
          <w:szCs w:val="32"/>
        </w:rPr>
        <w:t>中列举项目进行函证，可以写明具体项目，针对格式一如注册会计师填写某具体项目为“无”即代表需确认该项目</w:t>
      </w:r>
      <w:proofErr w:type="gramStart"/>
      <w:r>
        <w:rPr>
          <w:rFonts w:ascii="Times New Roman" w:eastAsia="仿宋_GB2312" w:hAnsi="Times New Roman" w:cs="Times New Roman" w:hint="eastAsia"/>
          <w:sz w:val="32"/>
          <w:szCs w:val="32"/>
        </w:rPr>
        <w:t>在函证基准</w:t>
      </w:r>
      <w:proofErr w:type="gramEnd"/>
      <w:r>
        <w:rPr>
          <w:rFonts w:ascii="Times New Roman" w:eastAsia="仿宋_GB2312" w:hAnsi="Times New Roman" w:cs="Times New Roman" w:hint="eastAsia"/>
          <w:sz w:val="32"/>
          <w:szCs w:val="32"/>
        </w:rPr>
        <w:t>日</w:t>
      </w:r>
      <w:r>
        <w:rPr>
          <w:rFonts w:ascii="Times New Roman" w:eastAsia="仿宋_GB2312" w:hAnsi="Times New Roman" w:cs="Times New Roman" w:hint="eastAsia"/>
          <w:sz w:val="32"/>
          <w:szCs w:val="32"/>
        </w:rPr>
        <w:lastRenderedPageBreak/>
        <w:t>无交易（具体参见第二部分“（二）银行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证函（格式一）适用说明”第</w:t>
      </w:r>
      <w:r>
        <w:rPr>
          <w:rFonts w:ascii="Times New Roman" w:eastAsia="仿宋_GB2312" w:hAnsi="Times New Roman" w:cs="Times New Roman"/>
          <w:sz w:val="32"/>
          <w:szCs w:val="32"/>
        </w:rPr>
        <w:t>2</w:t>
      </w:r>
      <w:r>
        <w:rPr>
          <w:rFonts w:ascii="Times New Roman" w:eastAsia="仿宋_GB2312" w:hAnsi="Times New Roman" w:cs="Times New Roman"/>
          <w:sz w:val="32"/>
          <w:szCs w:val="32"/>
        </w:rPr>
        <w:t>段</w:t>
      </w:r>
      <w:r>
        <w:rPr>
          <w:rFonts w:ascii="Times New Roman" w:eastAsia="仿宋_GB2312" w:hAnsi="Times New Roman" w:cs="Times New Roman" w:hint="eastAsia"/>
          <w:sz w:val="32"/>
          <w:szCs w:val="32"/>
        </w:rPr>
        <w:t>），银行业金融机构就已知的事项如实进行反馈。</w:t>
      </w:r>
    </w:p>
    <w:p w14:paraId="7717CAC3"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sz w:val="32"/>
          <w:szCs w:val="32"/>
          <w:lang w:val="en-GB"/>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格式二对应项目参照上述说明。此外，银行业金融机构可以填列对</w:t>
      </w:r>
      <w:proofErr w:type="gramStart"/>
      <w:r>
        <w:rPr>
          <w:rFonts w:ascii="Times New Roman" w:eastAsia="仿宋_GB2312" w:hAnsi="Times New Roman" w:cs="Times New Roman" w:hint="eastAsia"/>
          <w:sz w:val="32"/>
          <w:szCs w:val="32"/>
          <w:lang w:val="en-GB"/>
        </w:rPr>
        <w:t>询证函</w:t>
      </w:r>
      <w:proofErr w:type="gramEnd"/>
      <w:r>
        <w:rPr>
          <w:rFonts w:ascii="Times New Roman" w:eastAsia="仿宋_GB2312" w:hAnsi="Times New Roman" w:cs="Times New Roman" w:hint="eastAsia"/>
          <w:sz w:val="32"/>
          <w:szCs w:val="32"/>
          <w:lang w:val="en-GB"/>
        </w:rPr>
        <w:t>格式中</w:t>
      </w:r>
      <w:r>
        <w:rPr>
          <w:rFonts w:ascii="Times New Roman" w:eastAsia="仿宋_GB2312" w:hAnsi="Times New Roman" w:cs="Times New Roman" w:hint="eastAsia"/>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13</w:t>
      </w:r>
      <w:r>
        <w:rPr>
          <w:rFonts w:ascii="Times New Roman" w:eastAsia="仿宋_GB2312" w:hAnsi="Times New Roman" w:cs="Times New Roman" w:hint="eastAsia"/>
          <w:sz w:val="32"/>
          <w:szCs w:val="32"/>
        </w:rPr>
        <w:t>项内容的补充和说明，以及其认为重大且应告</w:t>
      </w:r>
      <w:r>
        <w:rPr>
          <w:rFonts w:ascii="Times New Roman" w:eastAsia="仿宋_GB2312" w:hAnsi="Times New Roman" w:cs="Times New Roman" w:hint="eastAsia"/>
          <w:sz w:val="32"/>
          <w:szCs w:val="32"/>
        </w:rPr>
        <w:t>知注册会计师的其他事项。</w:t>
      </w:r>
    </w:p>
    <w:p w14:paraId="66CA914D" w14:textId="77777777" w:rsidR="00DE645E" w:rsidRDefault="008C3ED1">
      <w:pPr>
        <w:pStyle w:val="2"/>
        <w:spacing w:before="0" w:after="0" w:line="600" w:lineRule="exact"/>
        <w:ind w:firstLineChars="200" w:firstLine="640"/>
        <w:rPr>
          <w:rFonts w:ascii="Times New Roman" w:eastAsia="楷体_GB2312" w:hAnsi="Times New Roman" w:cs="Times New Roman"/>
          <w:b w:val="0"/>
          <w:bCs w:val="0"/>
        </w:rPr>
      </w:pPr>
      <w:r>
        <w:rPr>
          <w:rFonts w:ascii="Times New Roman" w:eastAsia="楷体_GB2312" w:hAnsi="Times New Roman" w:cs="Times New Roman" w:hint="eastAsia"/>
        </w:rPr>
        <w:t>（十五）附表。</w:t>
      </w:r>
    </w:p>
    <w:p w14:paraId="0435178F"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附表为注册会计师根据具体情况可以选择</w:t>
      </w:r>
      <w:proofErr w:type="gramStart"/>
      <w:r>
        <w:rPr>
          <w:rFonts w:ascii="Times New Roman" w:eastAsia="仿宋_GB2312" w:hAnsi="Times New Roman" w:cs="Times New Roman" w:hint="eastAsia"/>
          <w:sz w:val="32"/>
          <w:szCs w:val="32"/>
        </w:rPr>
        <w:t>进一步函证的</w:t>
      </w:r>
      <w:proofErr w:type="gramEnd"/>
      <w:r>
        <w:rPr>
          <w:rFonts w:ascii="Times New Roman" w:eastAsia="仿宋_GB2312" w:hAnsi="Times New Roman" w:cs="Times New Roman" w:hint="eastAsia"/>
          <w:sz w:val="32"/>
          <w:szCs w:val="32"/>
        </w:rPr>
        <w:t>内容，而非</w:t>
      </w:r>
      <w:proofErr w:type="gramStart"/>
      <w:r>
        <w:rPr>
          <w:rFonts w:ascii="Times New Roman" w:eastAsia="仿宋_GB2312" w:hAnsi="Times New Roman" w:cs="Times New Roman" w:hint="eastAsia"/>
          <w:sz w:val="32"/>
          <w:szCs w:val="32"/>
        </w:rPr>
        <w:t>必须函证的</w:t>
      </w:r>
      <w:proofErr w:type="gramEnd"/>
      <w:r>
        <w:rPr>
          <w:rFonts w:ascii="Times New Roman" w:eastAsia="仿宋_GB2312" w:hAnsi="Times New Roman" w:cs="Times New Roman" w:hint="eastAsia"/>
          <w:sz w:val="32"/>
          <w:szCs w:val="32"/>
        </w:rPr>
        <w:t>事项。例如，被审计集团在合并范围内实施资金集中管理，如果注册会计师认为被审计集团内银行账户管理、关联方对账等控制有效，可以获取有关母子公司之间资金往来余额相关的审计证据，则可以选择不向银行业金融机构</w:t>
      </w:r>
      <w:proofErr w:type="gramStart"/>
      <w:r>
        <w:rPr>
          <w:rFonts w:ascii="Times New Roman" w:eastAsia="仿宋_GB2312" w:hAnsi="Times New Roman" w:cs="Times New Roman" w:hint="eastAsia"/>
          <w:sz w:val="32"/>
          <w:szCs w:val="32"/>
        </w:rPr>
        <w:t>进一步函证附表</w:t>
      </w:r>
      <w:proofErr w:type="gramEnd"/>
      <w:r>
        <w:rPr>
          <w:rFonts w:ascii="Times New Roman" w:eastAsia="仿宋_GB2312" w:hAnsi="Times New Roman" w:cs="Times New Roman" w:hint="eastAsia"/>
          <w:sz w:val="32"/>
          <w:szCs w:val="32"/>
        </w:rPr>
        <w:t>内容；反之，如果注册会计师认为必要，可以选择向银行业金融机构</w:t>
      </w:r>
      <w:proofErr w:type="gramStart"/>
      <w:r>
        <w:rPr>
          <w:rFonts w:ascii="Times New Roman" w:eastAsia="仿宋_GB2312" w:hAnsi="Times New Roman" w:cs="Times New Roman" w:hint="eastAsia"/>
          <w:sz w:val="32"/>
          <w:szCs w:val="32"/>
        </w:rPr>
        <w:t>进一步函证附表</w:t>
      </w:r>
      <w:proofErr w:type="gramEnd"/>
      <w:r>
        <w:rPr>
          <w:rFonts w:ascii="Times New Roman" w:eastAsia="仿宋_GB2312" w:hAnsi="Times New Roman" w:cs="Times New Roman" w:hint="eastAsia"/>
          <w:sz w:val="32"/>
          <w:szCs w:val="32"/>
        </w:rPr>
        <w:t>内容。如果注册会计师填写该附表并进行函证，银行业金融机构应当回函。</w:t>
      </w:r>
    </w:p>
    <w:p w14:paraId="03D58199"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附表中“截至函证基准日拨入或拨出资金余额”</w:t>
      </w:r>
      <w:proofErr w:type="gramStart"/>
      <w:r>
        <w:rPr>
          <w:rFonts w:ascii="Times New Roman" w:eastAsia="仿宋_GB2312" w:hAnsi="Times New Roman" w:cs="Times New Roman" w:hint="eastAsia"/>
          <w:sz w:val="32"/>
          <w:szCs w:val="32"/>
        </w:rPr>
        <w:t>函证的</w:t>
      </w:r>
      <w:proofErr w:type="gramEnd"/>
      <w:r>
        <w:rPr>
          <w:rFonts w:ascii="Times New Roman" w:eastAsia="仿宋_GB2312" w:hAnsi="Times New Roman" w:cs="Times New Roman" w:hint="eastAsia"/>
          <w:sz w:val="32"/>
          <w:szCs w:val="32"/>
        </w:rPr>
        <w:t>是对应账户</w:t>
      </w:r>
      <w:proofErr w:type="gramStart"/>
      <w:r>
        <w:rPr>
          <w:rFonts w:ascii="Times New Roman" w:eastAsia="仿宋_GB2312" w:hAnsi="Times New Roman" w:cs="Times New Roman" w:hint="eastAsia"/>
          <w:sz w:val="32"/>
          <w:szCs w:val="32"/>
        </w:rPr>
        <w:t>截至函证基准</w:t>
      </w:r>
      <w:proofErr w:type="gramEnd"/>
      <w:r>
        <w:rPr>
          <w:rFonts w:ascii="Times New Roman" w:eastAsia="仿宋_GB2312" w:hAnsi="Times New Roman" w:cs="Times New Roman" w:hint="eastAsia"/>
          <w:sz w:val="32"/>
          <w:szCs w:val="32"/>
        </w:rPr>
        <w:t>日的应收、应付余额，而不是</w:t>
      </w:r>
      <w:proofErr w:type="gramStart"/>
      <w:r>
        <w:rPr>
          <w:rFonts w:ascii="Times New Roman" w:eastAsia="仿宋_GB2312" w:hAnsi="Times New Roman" w:cs="Times New Roman" w:hint="eastAsia"/>
          <w:sz w:val="32"/>
          <w:szCs w:val="32"/>
        </w:rPr>
        <w:t>函证期间</w:t>
      </w:r>
      <w:proofErr w:type="gramEnd"/>
      <w:r>
        <w:rPr>
          <w:rFonts w:ascii="Times New Roman" w:eastAsia="仿宋_GB2312" w:hAnsi="Times New Roman" w:cs="Times New Roman" w:hint="eastAsia"/>
          <w:sz w:val="32"/>
          <w:szCs w:val="32"/>
        </w:rPr>
        <w:t>的发生额。即指银行业金融机构按照资金归集（资金池或其他资金管理）业务的约定，在该资金归集操作的范围内，对银行账户资金调拨后的累计结果。附表仅列示资金</w:t>
      </w:r>
      <w:proofErr w:type="gramStart"/>
      <w:r>
        <w:rPr>
          <w:rFonts w:ascii="Times New Roman" w:eastAsia="仿宋_GB2312" w:hAnsi="Times New Roman" w:cs="Times New Roman" w:hint="eastAsia"/>
          <w:sz w:val="32"/>
          <w:szCs w:val="32"/>
        </w:rPr>
        <w:t>池业务账户间内部</w:t>
      </w:r>
      <w:proofErr w:type="gramEnd"/>
      <w:r>
        <w:rPr>
          <w:rFonts w:ascii="Times New Roman" w:eastAsia="仿宋_GB2312" w:hAnsi="Times New Roman" w:cs="Times New Roman" w:hint="eastAsia"/>
          <w:sz w:val="32"/>
          <w:szCs w:val="32"/>
        </w:rPr>
        <w:t>划拨资金的累计净余额，不涉及资金</w:t>
      </w:r>
      <w:proofErr w:type="gramStart"/>
      <w:r>
        <w:rPr>
          <w:rFonts w:ascii="Times New Roman" w:eastAsia="仿宋_GB2312" w:hAnsi="Times New Roman" w:cs="Times New Roman" w:hint="eastAsia"/>
          <w:sz w:val="32"/>
          <w:szCs w:val="32"/>
        </w:rPr>
        <w:t>池业务</w:t>
      </w:r>
      <w:proofErr w:type="gramEnd"/>
      <w:r>
        <w:rPr>
          <w:rFonts w:ascii="Times New Roman" w:eastAsia="仿宋_GB2312" w:hAnsi="Times New Roman" w:cs="Times New Roman" w:hint="eastAsia"/>
          <w:sz w:val="32"/>
          <w:szCs w:val="32"/>
        </w:rPr>
        <w:lastRenderedPageBreak/>
        <w:t>账户与资金</w:t>
      </w:r>
      <w:proofErr w:type="gramStart"/>
      <w:r>
        <w:rPr>
          <w:rFonts w:ascii="Times New Roman" w:eastAsia="仿宋_GB2312" w:hAnsi="Times New Roman" w:cs="Times New Roman" w:hint="eastAsia"/>
          <w:sz w:val="32"/>
          <w:szCs w:val="32"/>
        </w:rPr>
        <w:t>池业务</w:t>
      </w:r>
      <w:proofErr w:type="gramEnd"/>
      <w:r>
        <w:rPr>
          <w:rFonts w:ascii="Times New Roman" w:eastAsia="仿宋_GB2312" w:hAnsi="Times New Roman" w:cs="Times New Roman" w:hint="eastAsia"/>
          <w:sz w:val="32"/>
          <w:szCs w:val="32"/>
        </w:rPr>
        <w:t>之外其他账户（包括同一银行业金融机构其他非资金池账户、跨行账户）之间的往来信息。</w:t>
      </w:r>
    </w:p>
    <w:p w14:paraId="30D98A59"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银行业金融机构应当对历史数据记录进行梳理、完善，</w:t>
      </w:r>
      <w:proofErr w:type="gramStart"/>
      <w:r>
        <w:rPr>
          <w:rFonts w:ascii="Times New Roman" w:eastAsia="仿宋_GB2312" w:hAnsi="Times New Roman" w:cs="Times New Roman" w:hint="eastAsia"/>
          <w:sz w:val="32"/>
          <w:szCs w:val="32"/>
        </w:rPr>
        <w:t>根据函证基准</w:t>
      </w:r>
      <w:proofErr w:type="gramEnd"/>
      <w:r>
        <w:rPr>
          <w:rFonts w:ascii="Times New Roman" w:eastAsia="仿宋_GB2312" w:hAnsi="Times New Roman" w:cs="Times New Roman" w:hint="eastAsia"/>
          <w:sz w:val="32"/>
          <w:szCs w:val="32"/>
        </w:rPr>
        <w:t>日时点，对银行系统存储最大时限内的累计数据进行回</w:t>
      </w:r>
      <w:r>
        <w:rPr>
          <w:rFonts w:ascii="Times New Roman" w:eastAsia="仿宋_GB2312" w:hAnsi="Times New Roman" w:cs="Times New Roman" w:hint="eastAsia"/>
          <w:sz w:val="32"/>
          <w:szCs w:val="32"/>
        </w:rPr>
        <w:t>复。</w:t>
      </w:r>
    </w:p>
    <w:p w14:paraId="249D41EA"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3</w:t>
      </w:r>
      <w:r>
        <w:rPr>
          <w:rFonts w:ascii="Times New Roman" w:eastAsia="宋体" w:hAnsi="Times New Roman" w:cs="Times New Roman" w:hint="eastAsia"/>
          <w:sz w:val="32"/>
          <w:szCs w:val="32"/>
        </w:rPr>
        <w:t>.</w:t>
      </w:r>
      <w:proofErr w:type="gramStart"/>
      <w:r>
        <w:rPr>
          <w:rFonts w:ascii="Times New Roman" w:eastAsia="仿宋_GB2312" w:hAnsi="Times New Roman" w:cs="Times New Roman" w:hint="eastAsia"/>
          <w:sz w:val="32"/>
          <w:szCs w:val="32"/>
        </w:rPr>
        <w:t>函证基准</w:t>
      </w:r>
      <w:proofErr w:type="gramEnd"/>
      <w:r>
        <w:rPr>
          <w:rFonts w:ascii="Times New Roman" w:eastAsia="仿宋_GB2312" w:hAnsi="Times New Roman" w:cs="Times New Roman" w:hint="eastAsia"/>
          <w:sz w:val="32"/>
          <w:szCs w:val="32"/>
        </w:rPr>
        <w:t>日已经实际销户或实际终止资金</w:t>
      </w:r>
      <w:proofErr w:type="gramStart"/>
      <w:r>
        <w:rPr>
          <w:rFonts w:ascii="Times New Roman" w:eastAsia="仿宋_GB2312" w:hAnsi="Times New Roman" w:cs="Times New Roman" w:hint="eastAsia"/>
          <w:sz w:val="32"/>
          <w:szCs w:val="32"/>
        </w:rPr>
        <w:t>池业务</w:t>
      </w:r>
      <w:proofErr w:type="gramEnd"/>
      <w:r>
        <w:rPr>
          <w:rFonts w:ascii="Times New Roman" w:eastAsia="仿宋_GB2312" w:hAnsi="Times New Roman" w:cs="Times New Roman" w:hint="eastAsia"/>
          <w:sz w:val="32"/>
          <w:szCs w:val="32"/>
        </w:rPr>
        <w:t>的账户不涉及填写。</w:t>
      </w:r>
    </w:p>
    <w:p w14:paraId="3FF66FB8"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本指引附</w:t>
      </w:r>
      <w:r>
        <w:rPr>
          <w:rFonts w:ascii="Times New Roman" w:eastAsia="宋体" w:hAnsi="Times New Roman" w:cs="Times New Roman"/>
          <w:sz w:val="32"/>
          <w:szCs w:val="32"/>
        </w:rPr>
        <w:t>4</w:t>
      </w:r>
      <w:r>
        <w:rPr>
          <w:rFonts w:ascii="Times New Roman" w:eastAsia="仿宋_GB2312" w:hAnsi="Times New Roman" w:cs="Times New Roman" w:hint="eastAsia"/>
          <w:sz w:val="32"/>
          <w:szCs w:val="32"/>
        </w:rPr>
        <w:t>提供了资金</w:t>
      </w:r>
      <w:proofErr w:type="gramStart"/>
      <w:r>
        <w:rPr>
          <w:rFonts w:ascii="Times New Roman" w:eastAsia="仿宋_GB2312" w:hAnsi="Times New Roman" w:cs="Times New Roman" w:hint="eastAsia"/>
          <w:sz w:val="32"/>
          <w:szCs w:val="32"/>
        </w:rPr>
        <w:t>池业务函证</w:t>
      </w:r>
      <w:proofErr w:type="gramEnd"/>
      <w:r>
        <w:rPr>
          <w:rFonts w:ascii="Times New Roman" w:eastAsia="仿宋_GB2312" w:hAnsi="Times New Roman" w:cs="Times New Roman" w:hint="eastAsia"/>
          <w:sz w:val="32"/>
          <w:szCs w:val="32"/>
        </w:rPr>
        <w:t>案例，</w:t>
      </w:r>
      <w:proofErr w:type="gramStart"/>
      <w:r>
        <w:rPr>
          <w:rFonts w:ascii="Times New Roman" w:eastAsia="仿宋_GB2312" w:hAnsi="Times New Roman" w:cs="Times New Roman" w:hint="eastAsia"/>
          <w:sz w:val="32"/>
          <w:szCs w:val="32"/>
        </w:rPr>
        <w:t>供注册</w:t>
      </w:r>
      <w:proofErr w:type="gramEnd"/>
      <w:r>
        <w:rPr>
          <w:rFonts w:ascii="Times New Roman" w:eastAsia="仿宋_GB2312" w:hAnsi="Times New Roman" w:cs="Times New Roman" w:hint="eastAsia"/>
          <w:sz w:val="32"/>
          <w:szCs w:val="32"/>
        </w:rPr>
        <w:t>会计师和银行业金融机构在就资金</w:t>
      </w:r>
      <w:proofErr w:type="gramStart"/>
      <w:r>
        <w:rPr>
          <w:rFonts w:ascii="Times New Roman" w:eastAsia="仿宋_GB2312" w:hAnsi="Times New Roman" w:cs="Times New Roman" w:hint="eastAsia"/>
          <w:sz w:val="32"/>
          <w:szCs w:val="32"/>
        </w:rPr>
        <w:t>池业务实施函证</w:t>
      </w:r>
      <w:proofErr w:type="gramEnd"/>
      <w:r>
        <w:rPr>
          <w:rFonts w:ascii="Times New Roman" w:eastAsia="仿宋_GB2312" w:hAnsi="Times New Roman" w:cs="Times New Roman" w:hint="eastAsia"/>
          <w:sz w:val="32"/>
          <w:szCs w:val="32"/>
        </w:rPr>
        <w:t>时参考。</w:t>
      </w:r>
    </w:p>
    <w:p w14:paraId="6C28CB25" w14:textId="77777777" w:rsidR="00DE645E" w:rsidRDefault="008C3ED1">
      <w:pPr>
        <w:pStyle w:val="a5"/>
        <w:spacing w:after="0" w:line="600" w:lineRule="exact"/>
        <w:ind w:firstLineChars="200" w:firstLine="640"/>
        <w:jc w:val="both"/>
        <w:rPr>
          <w:rFonts w:ascii="Times New Roman" w:eastAsia="仿宋_GB2312" w:hAnsi="Times New Roman" w:cs="Times New Roman"/>
          <w:sz w:val="32"/>
          <w:szCs w:val="32"/>
        </w:rPr>
      </w:pPr>
      <w:r>
        <w:rPr>
          <w:rFonts w:ascii="Times New Roman" w:eastAsia="宋体" w:hAnsi="Times New Roman" w:cs="Times New Roman"/>
          <w:sz w:val="32"/>
          <w:szCs w:val="32"/>
        </w:rPr>
        <w:t>5</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格式二对应项目参照上述说明。</w:t>
      </w:r>
    </w:p>
    <w:p w14:paraId="74063A75" w14:textId="77777777" w:rsidR="00DE645E" w:rsidRDefault="00DE645E">
      <w:pPr>
        <w:spacing w:after="0" w:line="600" w:lineRule="exact"/>
        <w:ind w:firstLineChars="200" w:firstLine="640"/>
        <w:rPr>
          <w:rFonts w:ascii="Times New Roman" w:eastAsia="仿宋_GB2312" w:hAnsi="Times New Roman" w:cs="Times New Roman"/>
          <w:sz w:val="32"/>
          <w:szCs w:val="32"/>
        </w:rPr>
      </w:pPr>
    </w:p>
    <w:p w14:paraId="2DFD89A0" w14:textId="77777777" w:rsidR="00DE645E" w:rsidRDefault="008C3ED1">
      <w:pPr>
        <w:spacing w:after="0" w:line="60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附：</w:t>
      </w:r>
      <w:r>
        <w:rPr>
          <w:rFonts w:ascii="Times New Roman" w:eastAsia="宋体" w:hAnsi="Times New Roman" w:cs="Times New Roman"/>
          <w:sz w:val="32"/>
          <w:szCs w:val="32"/>
        </w:rPr>
        <w:t>1</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证函（格式一）</w:t>
      </w:r>
    </w:p>
    <w:p w14:paraId="729580FC" w14:textId="77777777" w:rsidR="00DE645E" w:rsidRDefault="008C3ED1">
      <w:pPr>
        <w:spacing w:after="0" w:line="600" w:lineRule="exact"/>
        <w:ind w:firstLineChars="200" w:firstLine="640"/>
        <w:rPr>
          <w:rFonts w:ascii="Times New Roman" w:eastAsia="仿宋_GB2312" w:hAnsi="Times New Roman" w:cs="Times New Roman"/>
          <w:sz w:val="32"/>
          <w:szCs w:val="32"/>
        </w:rPr>
      </w:pPr>
      <w:r>
        <w:rPr>
          <w:rFonts w:ascii="Times New Roman" w:eastAsia="宋体" w:hAnsi="Times New Roman" w:cs="Times New Roman"/>
          <w:sz w:val="32"/>
          <w:szCs w:val="32"/>
        </w:rPr>
        <w:t xml:space="preserve">    2</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证函（格式二）</w:t>
      </w:r>
    </w:p>
    <w:p w14:paraId="6C8236C9" w14:textId="77777777" w:rsidR="00DE645E" w:rsidRDefault="008C3ED1">
      <w:pPr>
        <w:spacing w:after="0" w:line="600" w:lineRule="exact"/>
        <w:ind w:firstLineChars="200" w:firstLine="640"/>
        <w:rPr>
          <w:rFonts w:ascii="Times New Roman" w:eastAsia="仿宋_GB2312" w:hAnsi="Times New Roman" w:cs="Times New Roman"/>
          <w:sz w:val="32"/>
          <w:szCs w:val="32"/>
        </w:rPr>
      </w:pPr>
      <w:r>
        <w:rPr>
          <w:rFonts w:ascii="Times New Roman" w:eastAsia="宋体" w:hAnsi="Times New Roman" w:cs="Times New Roman"/>
          <w:sz w:val="32"/>
          <w:szCs w:val="32"/>
        </w:rPr>
        <w:t xml:space="preserve">    3</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验资业务银行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w:t>
      </w:r>
    </w:p>
    <w:p w14:paraId="5A7CA4F2" w14:textId="77777777" w:rsidR="00DE645E" w:rsidRDefault="008C3ED1">
      <w:pPr>
        <w:spacing w:after="0" w:line="600" w:lineRule="exact"/>
        <w:ind w:firstLineChars="200" w:firstLine="640"/>
        <w:rPr>
          <w:rFonts w:ascii="Times New Roman" w:eastAsia="仿宋_GB2312" w:hAnsi="Times New Roman" w:cs="Times New Roman"/>
          <w:sz w:val="32"/>
          <w:szCs w:val="32"/>
        </w:rPr>
      </w:pPr>
      <w:r>
        <w:rPr>
          <w:rFonts w:ascii="Times New Roman" w:eastAsia="宋体" w:hAnsi="Times New Roman" w:cs="Times New Roman"/>
          <w:sz w:val="32"/>
          <w:szCs w:val="32"/>
        </w:rPr>
        <w:t xml:space="preserve">    4</w:t>
      </w:r>
      <w:r>
        <w:rPr>
          <w:rFonts w:ascii="Times New Roman" w:eastAsia="宋体" w:hAnsi="Times New Roman" w:cs="Times New Roman" w:hint="eastAsia"/>
          <w:sz w:val="32"/>
          <w:szCs w:val="32"/>
        </w:rPr>
        <w:t>.</w:t>
      </w:r>
      <w:r>
        <w:rPr>
          <w:rFonts w:ascii="Times New Roman" w:eastAsia="仿宋_GB2312" w:hAnsi="Times New Roman" w:cs="Times New Roman" w:hint="eastAsia"/>
          <w:sz w:val="32"/>
          <w:szCs w:val="32"/>
        </w:rPr>
        <w:t>资金</w:t>
      </w:r>
      <w:proofErr w:type="gramStart"/>
      <w:r>
        <w:rPr>
          <w:rFonts w:ascii="Times New Roman" w:eastAsia="仿宋_GB2312" w:hAnsi="Times New Roman" w:cs="Times New Roman" w:hint="eastAsia"/>
          <w:sz w:val="32"/>
          <w:szCs w:val="32"/>
        </w:rPr>
        <w:t>池业务函证</w:t>
      </w:r>
      <w:proofErr w:type="gramEnd"/>
      <w:r>
        <w:rPr>
          <w:rFonts w:ascii="Times New Roman" w:eastAsia="仿宋_GB2312" w:hAnsi="Times New Roman" w:cs="Times New Roman" w:hint="eastAsia"/>
          <w:sz w:val="32"/>
          <w:szCs w:val="32"/>
        </w:rPr>
        <w:t>案例</w:t>
      </w:r>
    </w:p>
    <w:p w14:paraId="7AD0AF5A" w14:textId="77777777" w:rsidR="00DE645E" w:rsidRDefault="00DE645E">
      <w:pPr>
        <w:rPr>
          <w:rFonts w:ascii="Times New Roman" w:hAnsi="Times New Roman" w:cs="Times New Roman"/>
        </w:rPr>
      </w:pPr>
    </w:p>
    <w:p w14:paraId="32E40EED" w14:textId="77777777" w:rsidR="00DE645E" w:rsidRDefault="008C3ED1">
      <w:pPr>
        <w:spacing w:after="0" w:line="240" w:lineRule="auto"/>
        <w:rPr>
          <w:rFonts w:ascii="Times New Roman" w:hAnsi="Times New Roman" w:cs="Times New Roman"/>
        </w:rPr>
      </w:pPr>
      <w:r>
        <w:rPr>
          <w:rFonts w:ascii="Times New Roman" w:hAnsi="Times New Roman" w:cs="Times New Roman"/>
        </w:rPr>
        <w:br w:type="page"/>
      </w:r>
    </w:p>
    <w:p w14:paraId="721D5E0E" w14:textId="77777777" w:rsidR="00DE645E" w:rsidRDefault="008C3ED1">
      <w:pPr>
        <w:spacing w:after="0" w:line="240" w:lineRule="auto"/>
        <w:rPr>
          <w:rFonts w:ascii="Times New Roman" w:eastAsia="宋体" w:hAnsi="Times New Roman" w:cs="Times New Roman"/>
          <w:kern w:val="2"/>
          <w:sz w:val="28"/>
          <w:szCs w:val="28"/>
        </w:rPr>
      </w:pPr>
      <w:r>
        <w:rPr>
          <w:rFonts w:ascii="Times New Roman" w:eastAsia="仿宋_GB2312" w:hAnsi="Times New Roman" w:cs="Times New Roman" w:hint="eastAsia"/>
          <w:kern w:val="2"/>
          <w:sz w:val="28"/>
          <w:szCs w:val="28"/>
        </w:rPr>
        <w:lastRenderedPageBreak/>
        <w:t>附</w:t>
      </w:r>
      <w:r>
        <w:rPr>
          <w:rFonts w:ascii="Times New Roman" w:eastAsia="宋体" w:hAnsi="Times New Roman" w:cs="Times New Roman"/>
          <w:kern w:val="2"/>
          <w:sz w:val="28"/>
          <w:szCs w:val="28"/>
        </w:rPr>
        <w:t>1</w:t>
      </w:r>
    </w:p>
    <w:p w14:paraId="6BAE359F" w14:textId="77777777" w:rsidR="00DE645E" w:rsidRDefault="008C3ED1">
      <w:pPr>
        <w:pStyle w:val="1"/>
        <w:spacing w:before="0" w:line="360" w:lineRule="auto"/>
        <w:jc w:val="center"/>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证函（格式一）</w:t>
      </w:r>
    </w:p>
    <w:p w14:paraId="154BFC64" w14:textId="77777777" w:rsidR="00DE645E" w:rsidRDefault="008C3ED1">
      <w:pPr>
        <w:widowControl w:val="0"/>
        <w:spacing w:after="0" w:line="360" w:lineRule="auto"/>
        <w:ind w:right="420"/>
        <w:jc w:val="right"/>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编号：</w:t>
      </w:r>
      <w:r>
        <w:rPr>
          <w:rFonts w:ascii="Times New Roman" w:eastAsia="仿宋_GB2312" w:hAnsi="Times New Roman" w:cs="Times New Roman"/>
          <w:kern w:val="2"/>
          <w:sz w:val="24"/>
          <w:szCs w:val="24"/>
        </w:rPr>
        <w:t xml:space="preserve">    </w:t>
      </w:r>
    </w:p>
    <w:p w14:paraId="1F1E43E6" w14:textId="77777777" w:rsidR="00DE645E" w:rsidRDefault="00DE645E">
      <w:pPr>
        <w:widowControl w:val="0"/>
        <w:spacing w:after="0" w:line="360" w:lineRule="auto"/>
        <w:ind w:right="420"/>
        <w:jc w:val="both"/>
        <w:rPr>
          <w:rFonts w:ascii="Times New Roman" w:eastAsia="仿宋_GB2312" w:hAnsi="Times New Roman" w:cs="Times New Roman"/>
          <w:kern w:val="2"/>
          <w:sz w:val="24"/>
          <w:szCs w:val="24"/>
        </w:rPr>
      </w:pPr>
    </w:p>
    <w:p w14:paraId="671F918A" w14:textId="77777777" w:rsidR="00DE645E" w:rsidRDefault="008C3ED1">
      <w:pPr>
        <w:widowControl w:val="0"/>
        <w:spacing w:after="0" w:line="360" w:lineRule="auto"/>
        <w:jc w:val="both"/>
        <w:rPr>
          <w:rFonts w:ascii="Times New Roman" w:eastAsia="仿宋_GB2312" w:hAnsi="Times New Roman" w:cs="Times New Roman"/>
          <w:b/>
          <w:kern w:val="2"/>
          <w:sz w:val="24"/>
          <w:szCs w:val="24"/>
        </w:rPr>
      </w:pPr>
      <w:r>
        <w:rPr>
          <w:rFonts w:ascii="Times New Roman" w:eastAsia="仿宋_GB2312" w:hAnsi="Times New Roman" w:cs="Times New Roman" w:hint="eastAsia"/>
          <w:b/>
          <w:kern w:val="2"/>
          <w:sz w:val="24"/>
          <w:szCs w:val="24"/>
        </w:rPr>
        <w:t>××（银行）××（分支机构，如适用）（以下简称“贵行”，即“函证收件人”）：</w:t>
      </w:r>
    </w:p>
    <w:p w14:paraId="411F43CF"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本公司</w:t>
      </w:r>
      <w:r>
        <w:rPr>
          <w:rStyle w:val="afc"/>
          <w:rFonts w:ascii="Times New Roman" w:eastAsia="仿宋_GB2312" w:hAnsi="Times New Roman" w:cs="Times New Roman"/>
          <w:kern w:val="2"/>
          <w:sz w:val="24"/>
          <w:szCs w:val="24"/>
        </w:rPr>
        <w:footnoteReference w:id="2"/>
      </w:r>
      <w:r>
        <w:rPr>
          <w:rFonts w:ascii="Times New Roman" w:eastAsia="仿宋_GB2312" w:hAnsi="Times New Roman" w:cs="Times New Roman" w:hint="eastAsia"/>
          <w:kern w:val="2"/>
          <w:sz w:val="24"/>
          <w:szCs w:val="24"/>
        </w:rPr>
        <w:t>聘请的</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w:t>
      </w:r>
      <w:r>
        <w:rPr>
          <w:rFonts w:ascii="Times New Roman" w:eastAsia="仿宋_GB2312" w:hAnsi="Times New Roman" w:cs="Times New Roman"/>
          <w:kern w:val="2"/>
          <w:sz w:val="24"/>
          <w:szCs w:val="24"/>
        </w:rPr>
        <w:t>会计师事务所</w:t>
      </w:r>
      <w:r>
        <w:rPr>
          <w:rFonts w:ascii="Times New Roman" w:eastAsia="仿宋_GB2312" w:hAnsi="Times New Roman" w:cs="Times New Roman"/>
          <w:kern w:val="2"/>
          <w:sz w:val="24"/>
          <w:szCs w:val="24"/>
        </w:rPr>
        <w:t>]</w:t>
      </w:r>
      <w:r>
        <w:rPr>
          <w:rStyle w:val="afc"/>
          <w:rFonts w:ascii="Times New Roman" w:eastAsia="仿宋_GB2312" w:hAnsi="Times New Roman" w:cs="Times New Roman"/>
          <w:kern w:val="2"/>
          <w:sz w:val="24"/>
          <w:szCs w:val="24"/>
        </w:rPr>
        <w:footnoteReference w:id="3"/>
      </w:r>
      <w:r>
        <w:rPr>
          <w:rFonts w:ascii="Times New Roman" w:eastAsia="仿宋_GB2312" w:hAnsi="Times New Roman" w:cs="Times New Roman" w:hint="eastAsia"/>
          <w:kern w:val="2"/>
          <w:sz w:val="24"/>
          <w:szCs w:val="24"/>
        </w:rPr>
        <w:t>正在对</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本公司管理</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投资的××（填写由商业银行托管的金融产品名称）</w:t>
      </w:r>
      <w:r>
        <w:rPr>
          <w:rFonts w:ascii="Times New Roman" w:eastAsia="仿宋_GB2312" w:hAnsi="Times New Roman" w:cs="Times New Roman"/>
          <w:kern w:val="2"/>
          <w:sz w:val="24"/>
          <w:szCs w:val="24"/>
        </w:rPr>
        <w:t>][</w:t>
      </w:r>
      <w:r>
        <w:rPr>
          <w:rFonts w:ascii="Times New Roman" w:eastAsia="仿宋_GB2312" w:hAnsi="Times New Roman" w:cs="Times New Roman"/>
          <w:kern w:val="2"/>
          <w:sz w:val="24"/>
          <w:szCs w:val="24"/>
          <w:u w:val="single"/>
        </w:rPr>
        <w:t xml:space="preserve">     </w:t>
      </w:r>
      <w:r>
        <w:rPr>
          <w:rFonts w:ascii="Times New Roman" w:eastAsia="仿宋_GB2312" w:hAnsi="Times New Roman" w:cs="Times New Roman" w:hint="eastAsia"/>
          <w:kern w:val="2"/>
          <w:sz w:val="24"/>
          <w:szCs w:val="24"/>
        </w:rPr>
        <w:t>年度（或期间）</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的财务报表进行审计，按照</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中国注册会计师审计准则（</w:t>
      </w:r>
      <w:r>
        <w:rPr>
          <w:rFonts w:ascii="Times New Roman" w:eastAsia="仿宋_GB2312" w:hAnsi="Times New Roman" w:cs="Times New Roman" w:hint="eastAsia"/>
          <w:i/>
          <w:kern w:val="2"/>
          <w:sz w:val="24"/>
          <w:szCs w:val="24"/>
        </w:rPr>
        <w:t>或其他相关执业准则</w:t>
      </w:r>
      <w:r>
        <w:rPr>
          <w:rFonts w:ascii="Times New Roman" w:eastAsia="仿宋_GB2312" w:hAnsi="Times New Roman" w:cs="Times New Roman" w:hint="eastAsia"/>
          <w:kern w:val="2"/>
          <w:sz w:val="24"/>
          <w:szCs w:val="24"/>
        </w:rPr>
        <w:t>）</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的要求，应当</w:t>
      </w:r>
      <w:proofErr w:type="gramStart"/>
      <w:r>
        <w:rPr>
          <w:rFonts w:ascii="Times New Roman" w:eastAsia="仿宋_GB2312" w:hAnsi="Times New Roman" w:cs="Times New Roman" w:hint="eastAsia"/>
          <w:kern w:val="2"/>
          <w:sz w:val="24"/>
          <w:szCs w:val="24"/>
        </w:rPr>
        <w:t>询</w:t>
      </w:r>
      <w:proofErr w:type="gramEnd"/>
      <w:r>
        <w:rPr>
          <w:rFonts w:ascii="Times New Roman" w:eastAsia="仿宋_GB2312" w:hAnsi="Times New Roman" w:cs="Times New Roman" w:hint="eastAsia"/>
          <w:kern w:val="2"/>
          <w:sz w:val="24"/>
          <w:szCs w:val="24"/>
        </w:rPr>
        <w:t>证</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本公司管理</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投资的××</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与贵行相关的信息。</w:t>
      </w:r>
      <w:proofErr w:type="gramStart"/>
      <w:r>
        <w:rPr>
          <w:rFonts w:ascii="Times New Roman" w:eastAsia="仿宋_GB2312" w:hAnsi="Times New Roman" w:cs="Times New Roman" w:hint="eastAsia"/>
          <w:kern w:val="2"/>
          <w:sz w:val="24"/>
          <w:szCs w:val="24"/>
        </w:rPr>
        <w:t>下列第</w:t>
      </w:r>
      <w:r>
        <w:rPr>
          <w:rFonts w:ascii="Times New Roman" w:eastAsia="宋体" w:hAnsi="Times New Roman" w:cs="Times New Roman"/>
          <w:kern w:val="2"/>
          <w:sz w:val="24"/>
          <w:szCs w:val="24"/>
        </w:rPr>
        <w:t>1</w:t>
      </w:r>
      <w:proofErr w:type="gramEnd"/>
      <w:r>
        <w:rPr>
          <w:rFonts w:ascii="Times New Roman" w:eastAsia="仿宋_GB2312" w:hAnsi="Times New Roman" w:cs="Times New Roman" w:hint="eastAsia"/>
          <w:kern w:val="2"/>
          <w:sz w:val="24"/>
          <w:szCs w:val="24"/>
        </w:rPr>
        <w:t>—</w:t>
      </w:r>
      <w:r>
        <w:rPr>
          <w:rFonts w:ascii="Times New Roman" w:eastAsia="宋体" w:hAnsi="Times New Roman" w:cs="Times New Roman"/>
          <w:kern w:val="2"/>
          <w:sz w:val="24"/>
          <w:szCs w:val="24"/>
        </w:rPr>
        <w:t>14</w:t>
      </w:r>
      <w:r>
        <w:rPr>
          <w:rFonts w:ascii="Times New Roman" w:eastAsia="仿宋_GB2312" w:hAnsi="Times New Roman" w:cs="Times New Roman" w:hint="eastAsia"/>
          <w:kern w:val="2"/>
          <w:sz w:val="24"/>
          <w:szCs w:val="24"/>
        </w:rPr>
        <w:t>项及附表（如适用）信息出自本公司的记录：</w:t>
      </w:r>
    </w:p>
    <w:p w14:paraId="67792C85"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宋体" w:hAnsi="Times New Roman" w:cs="Times New Roman" w:hint="eastAsia"/>
          <w:kern w:val="2"/>
          <w:sz w:val="24"/>
          <w:szCs w:val="24"/>
        </w:rPr>
        <w:t>（</w:t>
      </w:r>
      <w:r>
        <w:rPr>
          <w:rFonts w:ascii="Times New Roman" w:eastAsia="宋体" w:hAnsi="Times New Roman" w:cs="Times New Roman"/>
          <w:kern w:val="2"/>
          <w:sz w:val="24"/>
          <w:szCs w:val="24"/>
        </w:rPr>
        <w:t>1</w:t>
      </w:r>
      <w:r>
        <w:rPr>
          <w:rFonts w:ascii="Times New Roman" w:eastAsia="宋体" w:hAnsi="Times New Roman" w:cs="Times New Roman" w:hint="eastAsia"/>
          <w:kern w:val="2"/>
          <w:sz w:val="24"/>
          <w:szCs w:val="24"/>
        </w:rPr>
        <w:t>）</w:t>
      </w:r>
      <w:r>
        <w:rPr>
          <w:rFonts w:ascii="Times New Roman" w:eastAsia="仿宋_GB2312" w:hAnsi="Times New Roman" w:cs="Times New Roman" w:hint="eastAsia"/>
          <w:kern w:val="2"/>
          <w:sz w:val="24"/>
          <w:szCs w:val="24"/>
        </w:rPr>
        <w:t>如与贵行记录相符，请在本函“结论”部分</w:t>
      </w:r>
      <w:r>
        <w:rPr>
          <w:rFonts w:ascii="Times New Roman" w:eastAsia="仿宋_GB2312" w:hAnsi="Times New Roman" w:cs="Times New Roman"/>
          <w:kern w:val="2"/>
          <w:sz w:val="24"/>
          <w:szCs w:val="24"/>
        </w:rPr>
        <w:t>[</w:t>
      </w:r>
      <w:r>
        <w:rPr>
          <w:rFonts w:ascii="Times New Roman" w:eastAsia="仿宋_GB2312" w:hAnsi="Times New Roman" w:cs="Times New Roman"/>
          <w:kern w:val="2"/>
          <w:sz w:val="24"/>
          <w:szCs w:val="24"/>
        </w:rPr>
        <w:t>签章</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或</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签发电子签名</w:t>
      </w:r>
      <w:r>
        <w:rPr>
          <w:rFonts w:ascii="Times New Roman" w:eastAsia="仿宋_GB2312" w:hAnsi="Times New Roman" w:cs="Times New Roman"/>
          <w:kern w:val="2"/>
          <w:sz w:val="24"/>
          <w:szCs w:val="24"/>
        </w:rPr>
        <w:t>]</w:t>
      </w:r>
      <w:r>
        <w:rPr>
          <w:rFonts w:ascii="Times New Roman" w:eastAsia="仿宋_GB2312" w:hAnsi="Times New Roman" w:cs="Times New Roman"/>
          <w:kern w:val="2"/>
          <w:sz w:val="24"/>
          <w:szCs w:val="24"/>
          <w:vertAlign w:val="superscript"/>
        </w:rPr>
        <w:footnoteReference w:id="4"/>
      </w:r>
      <w:r>
        <w:rPr>
          <w:rFonts w:ascii="Times New Roman" w:eastAsia="仿宋_GB2312" w:hAnsi="Times New Roman" w:cs="Times New Roman" w:hint="eastAsia"/>
          <w:kern w:val="2"/>
          <w:sz w:val="24"/>
          <w:szCs w:val="24"/>
        </w:rPr>
        <w:t>；</w:t>
      </w:r>
    </w:p>
    <w:p w14:paraId="2EADDFBB"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宋体" w:hAnsi="Times New Roman" w:cs="Times New Roman" w:hint="eastAsia"/>
          <w:kern w:val="2"/>
          <w:sz w:val="24"/>
          <w:szCs w:val="24"/>
        </w:rPr>
        <w:t>（</w:t>
      </w:r>
      <w:r>
        <w:rPr>
          <w:rFonts w:ascii="Times New Roman" w:eastAsia="宋体" w:hAnsi="Times New Roman" w:cs="Times New Roman"/>
          <w:kern w:val="2"/>
          <w:sz w:val="24"/>
          <w:szCs w:val="24"/>
        </w:rPr>
        <w:t>2</w:t>
      </w:r>
      <w:r>
        <w:rPr>
          <w:rFonts w:ascii="Times New Roman" w:eastAsia="宋体" w:hAnsi="Times New Roman" w:cs="Times New Roman" w:hint="eastAsia"/>
          <w:kern w:val="2"/>
          <w:sz w:val="24"/>
          <w:szCs w:val="24"/>
        </w:rPr>
        <w:t>）</w:t>
      </w:r>
      <w:r>
        <w:rPr>
          <w:rFonts w:ascii="Times New Roman" w:eastAsia="仿宋_GB2312" w:hAnsi="Times New Roman" w:cs="Times New Roman" w:hint="eastAsia"/>
          <w:kern w:val="2"/>
          <w:sz w:val="24"/>
          <w:szCs w:val="24"/>
        </w:rPr>
        <w:t>如有不符，请在本函“结论”部分列明不符项目及具体内容，并</w:t>
      </w:r>
      <w:r>
        <w:rPr>
          <w:rFonts w:ascii="Times New Roman" w:eastAsia="仿宋_GB2312" w:hAnsi="Times New Roman" w:cs="Times New Roman"/>
          <w:kern w:val="2"/>
          <w:sz w:val="24"/>
          <w:szCs w:val="24"/>
        </w:rPr>
        <w:t>[</w:t>
      </w:r>
      <w:r>
        <w:rPr>
          <w:rFonts w:ascii="Times New Roman" w:eastAsia="仿宋_GB2312" w:hAnsi="Times New Roman" w:cs="Times New Roman"/>
          <w:kern w:val="2"/>
          <w:sz w:val="24"/>
          <w:szCs w:val="24"/>
        </w:rPr>
        <w:t>签章</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或</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签发电子签名</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w:t>
      </w:r>
    </w:p>
    <w:p w14:paraId="5F6CD49C"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本公司谨授权贵行将回函直接寄至××会计师事务所</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或直接转交××会计师</w:t>
      </w:r>
      <w:proofErr w:type="gramStart"/>
      <w:r>
        <w:rPr>
          <w:rFonts w:ascii="Times New Roman" w:eastAsia="仿宋_GB2312" w:hAnsi="Times New Roman" w:cs="Times New Roman" w:hint="eastAsia"/>
          <w:kern w:val="2"/>
          <w:sz w:val="24"/>
          <w:szCs w:val="24"/>
        </w:rPr>
        <w:t>事务所函证经办人</w:t>
      </w:r>
      <w:proofErr w:type="gramEnd"/>
      <w:r>
        <w:rPr>
          <w:rFonts w:ascii="Times New Roman" w:eastAsia="仿宋_GB2312" w:hAnsi="Times New Roman" w:cs="Times New Roman"/>
          <w:kern w:val="2"/>
          <w:sz w:val="24"/>
          <w:szCs w:val="24"/>
          <w:vertAlign w:val="superscript"/>
        </w:rPr>
        <w:footnoteReference w:id="5"/>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，地址及联系方式</w:t>
      </w:r>
      <w:r>
        <w:rPr>
          <w:rFonts w:ascii="Times New Roman" w:eastAsia="仿宋_GB2312" w:hAnsi="Times New Roman" w:cs="Times New Roman"/>
          <w:kern w:val="2"/>
          <w:sz w:val="24"/>
          <w:szCs w:val="24"/>
          <w:vertAlign w:val="superscript"/>
        </w:rPr>
        <w:footnoteReference w:id="6"/>
      </w:r>
      <w:r>
        <w:rPr>
          <w:rFonts w:ascii="Times New Roman" w:eastAsia="仿宋_GB2312" w:hAnsi="Times New Roman" w:cs="Times New Roman" w:hint="eastAsia"/>
          <w:kern w:val="2"/>
          <w:sz w:val="24"/>
          <w:szCs w:val="24"/>
        </w:rPr>
        <w:t>如下：</w:t>
      </w:r>
    </w:p>
    <w:p w14:paraId="6D25500B"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回函地址：</w:t>
      </w:r>
      <w:r>
        <w:rPr>
          <w:rFonts w:ascii="Times New Roman" w:eastAsia="仿宋_GB2312" w:hAnsi="Times New Roman" w:cs="Times New Roman"/>
          <w:kern w:val="2"/>
          <w:sz w:val="24"/>
          <w:szCs w:val="24"/>
        </w:rPr>
        <w:t xml:space="preserve">                                      </w:t>
      </w:r>
    </w:p>
    <w:p w14:paraId="4B7C9B00"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联系人：</w:t>
      </w:r>
      <w:r>
        <w:rPr>
          <w:rFonts w:ascii="Times New Roman" w:eastAsia="仿宋_GB2312" w:hAnsi="Times New Roman" w:cs="Times New Roman"/>
          <w:kern w:val="2"/>
          <w:sz w:val="24"/>
          <w:szCs w:val="24"/>
        </w:rPr>
        <w:t xml:space="preserve">          </w:t>
      </w:r>
      <w:r>
        <w:rPr>
          <w:rFonts w:ascii="Times New Roman" w:eastAsia="仿宋_GB2312" w:hAnsi="Times New Roman" w:cs="Times New Roman" w:hint="eastAsia"/>
          <w:kern w:val="2"/>
          <w:sz w:val="24"/>
          <w:szCs w:val="24"/>
        </w:rPr>
        <w:t>电话：</w:t>
      </w:r>
      <w:r>
        <w:rPr>
          <w:rFonts w:ascii="Times New Roman" w:eastAsia="仿宋_GB2312" w:hAnsi="Times New Roman" w:cs="Times New Roman"/>
          <w:kern w:val="2"/>
          <w:sz w:val="24"/>
          <w:szCs w:val="24"/>
        </w:rPr>
        <w:t xml:space="preserve">         </w:t>
      </w:r>
      <w:r>
        <w:rPr>
          <w:rFonts w:ascii="Times New Roman" w:eastAsia="仿宋_GB2312" w:hAnsi="Times New Roman" w:cs="Times New Roman" w:hint="eastAsia"/>
          <w:kern w:val="2"/>
          <w:sz w:val="24"/>
          <w:szCs w:val="24"/>
        </w:rPr>
        <w:t>邮编：</w:t>
      </w:r>
    </w:p>
    <w:p w14:paraId="06532326"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电子邮箱：</w:t>
      </w:r>
      <w:r>
        <w:rPr>
          <w:rFonts w:ascii="Times New Roman" w:eastAsia="仿宋_GB2312" w:hAnsi="Times New Roman" w:cs="Times New Roman"/>
          <w:kern w:val="2"/>
          <w:sz w:val="24"/>
          <w:szCs w:val="24"/>
        </w:rPr>
        <w:t xml:space="preserve">                                            </w:t>
      </w:r>
    </w:p>
    <w:p w14:paraId="3E781B9B"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lastRenderedPageBreak/>
        <w:t>本公司谨授权贵行可从本公司××账号</w:t>
      </w:r>
      <w:r>
        <w:rPr>
          <w:rStyle w:val="afc"/>
          <w:rFonts w:ascii="Times New Roman" w:eastAsia="仿宋_GB2312" w:hAnsi="Times New Roman" w:cs="Times New Roman"/>
          <w:kern w:val="2"/>
          <w:sz w:val="24"/>
          <w:szCs w:val="24"/>
        </w:rPr>
        <w:footnoteReference w:id="7"/>
      </w:r>
      <w:r>
        <w:rPr>
          <w:rFonts w:ascii="Times New Roman" w:eastAsia="仿宋_GB2312" w:hAnsi="Times New Roman" w:cs="Times New Roman" w:hint="eastAsia"/>
          <w:kern w:val="2"/>
          <w:sz w:val="24"/>
          <w:szCs w:val="24"/>
        </w:rPr>
        <w:t>支取办理本</w:t>
      </w:r>
      <w:proofErr w:type="gramStart"/>
      <w:r>
        <w:rPr>
          <w:rFonts w:ascii="Times New Roman" w:eastAsia="仿宋_GB2312" w:hAnsi="Times New Roman" w:cs="Times New Roman" w:hint="eastAsia"/>
          <w:kern w:val="2"/>
          <w:sz w:val="24"/>
          <w:szCs w:val="24"/>
        </w:rPr>
        <w:t>询证函</w:t>
      </w:r>
      <w:proofErr w:type="gramEnd"/>
      <w:r>
        <w:rPr>
          <w:rFonts w:ascii="Times New Roman" w:eastAsia="仿宋_GB2312" w:hAnsi="Times New Roman" w:cs="Times New Roman" w:hint="eastAsia"/>
          <w:kern w:val="2"/>
          <w:sz w:val="24"/>
          <w:szCs w:val="24"/>
        </w:rPr>
        <w:t>回函服</w:t>
      </w:r>
      <w:r>
        <w:rPr>
          <w:rFonts w:ascii="Times New Roman" w:eastAsia="仿宋_GB2312" w:hAnsi="Times New Roman" w:cs="Times New Roman" w:hint="eastAsia"/>
          <w:kern w:val="2"/>
          <w:sz w:val="24"/>
          <w:szCs w:val="24"/>
        </w:rPr>
        <w:t>务的费用（如适用）。</w:t>
      </w:r>
    </w:p>
    <w:p w14:paraId="20C7E8FF"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截至</w:t>
      </w:r>
      <w:r>
        <w:rPr>
          <w:rFonts w:ascii="Times New Roman" w:eastAsia="仿宋_GB2312" w:hAnsi="Times New Roman" w:cs="Times New Roman"/>
          <w:kern w:val="2"/>
          <w:sz w:val="24"/>
          <w:szCs w:val="24"/>
        </w:rPr>
        <w:t>[</w:t>
      </w:r>
      <w:r>
        <w:rPr>
          <w:rFonts w:ascii="Times New Roman" w:eastAsia="仿宋_GB2312" w:hAnsi="Times New Roman" w:cs="Times New Roman"/>
          <w:kern w:val="2"/>
          <w:sz w:val="24"/>
          <w:szCs w:val="24"/>
          <w:u w:val="single"/>
        </w:rPr>
        <w:t xml:space="preserve">         </w:t>
      </w:r>
      <w:r>
        <w:rPr>
          <w:rFonts w:ascii="Times New Roman" w:eastAsia="仿宋_GB2312" w:hAnsi="Times New Roman" w:cs="Times New Roman" w:hint="eastAsia"/>
          <w:kern w:val="2"/>
          <w:sz w:val="24"/>
          <w:szCs w:val="24"/>
        </w:rPr>
        <w:t>年</w:t>
      </w:r>
      <w:r>
        <w:rPr>
          <w:rFonts w:ascii="Times New Roman" w:eastAsia="仿宋_GB2312" w:hAnsi="Times New Roman" w:cs="Times New Roman"/>
          <w:kern w:val="2"/>
          <w:sz w:val="24"/>
          <w:szCs w:val="24"/>
          <w:u w:val="single"/>
        </w:rPr>
        <w:t xml:space="preserve">    </w:t>
      </w:r>
      <w:r>
        <w:rPr>
          <w:rFonts w:ascii="Times New Roman" w:eastAsia="仿宋_GB2312" w:hAnsi="Times New Roman" w:cs="Times New Roman" w:hint="eastAsia"/>
          <w:kern w:val="2"/>
          <w:sz w:val="24"/>
          <w:szCs w:val="24"/>
        </w:rPr>
        <w:t>月</w:t>
      </w:r>
      <w:r>
        <w:rPr>
          <w:rFonts w:ascii="Times New Roman" w:eastAsia="仿宋_GB2312" w:hAnsi="Times New Roman" w:cs="Times New Roman"/>
          <w:kern w:val="2"/>
          <w:sz w:val="24"/>
          <w:szCs w:val="24"/>
          <w:u w:val="single"/>
        </w:rPr>
        <w:t xml:space="preserve">    </w:t>
      </w:r>
      <w:r>
        <w:rPr>
          <w:rFonts w:ascii="Times New Roman" w:eastAsia="仿宋_GB2312" w:hAnsi="Times New Roman" w:cs="Times New Roman" w:hint="eastAsia"/>
          <w:kern w:val="2"/>
          <w:sz w:val="24"/>
          <w:szCs w:val="24"/>
        </w:rPr>
        <w:t>日</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（即“函证基准日”），</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本公司管理</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投资的××</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与贵行相关的信息列示如下：</w:t>
      </w:r>
    </w:p>
    <w:p w14:paraId="30423064" w14:textId="77777777" w:rsidR="00DE645E" w:rsidRDefault="008C3ED1">
      <w:pPr>
        <w:spacing w:after="0" w:line="24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7647372E"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lastRenderedPageBreak/>
        <w:t>1</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银行存款</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
        <w:gridCol w:w="695"/>
        <w:gridCol w:w="422"/>
        <w:gridCol w:w="422"/>
        <w:gridCol w:w="702"/>
        <w:gridCol w:w="696"/>
        <w:gridCol w:w="1462"/>
        <w:gridCol w:w="696"/>
        <w:gridCol w:w="696"/>
        <w:gridCol w:w="1541"/>
        <w:gridCol w:w="488"/>
      </w:tblGrid>
      <w:tr w:rsidR="00DE645E" w14:paraId="3AC924AB" w14:textId="77777777">
        <w:trPr>
          <w:tblHeader/>
          <w:jc w:val="center"/>
        </w:trPr>
        <w:tc>
          <w:tcPr>
            <w:tcW w:w="702" w:type="dxa"/>
            <w:vAlign w:val="center"/>
          </w:tcPr>
          <w:p w14:paraId="251CCB2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w:t>
            </w:r>
          </w:p>
          <w:p w14:paraId="5CAAA9A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695" w:type="dxa"/>
            <w:vAlign w:val="center"/>
          </w:tcPr>
          <w:p w14:paraId="1A3B49A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w:t>
            </w:r>
          </w:p>
          <w:p w14:paraId="6F8476C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账号</w:t>
            </w:r>
          </w:p>
        </w:tc>
        <w:tc>
          <w:tcPr>
            <w:tcW w:w="422" w:type="dxa"/>
            <w:vAlign w:val="center"/>
          </w:tcPr>
          <w:p w14:paraId="47CDD9E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422" w:type="dxa"/>
            <w:vAlign w:val="center"/>
          </w:tcPr>
          <w:p w14:paraId="3F2E624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利率</w:t>
            </w:r>
          </w:p>
        </w:tc>
        <w:tc>
          <w:tcPr>
            <w:tcW w:w="702" w:type="dxa"/>
            <w:vAlign w:val="center"/>
          </w:tcPr>
          <w:p w14:paraId="717DA11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账户类型</w:t>
            </w:r>
          </w:p>
        </w:tc>
        <w:tc>
          <w:tcPr>
            <w:tcW w:w="696" w:type="dxa"/>
            <w:vAlign w:val="center"/>
          </w:tcPr>
          <w:p w14:paraId="7B9B263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账户余额</w:t>
            </w:r>
          </w:p>
        </w:tc>
        <w:tc>
          <w:tcPr>
            <w:tcW w:w="1462" w:type="dxa"/>
            <w:vAlign w:val="center"/>
          </w:tcPr>
          <w:p w14:paraId="0A15BA8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是否属于资金归集（资金池或其他资金管理）账户</w:t>
            </w:r>
          </w:p>
        </w:tc>
        <w:tc>
          <w:tcPr>
            <w:tcW w:w="696" w:type="dxa"/>
            <w:vAlign w:val="center"/>
          </w:tcPr>
          <w:p w14:paraId="7EA105C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起始日期</w:t>
            </w:r>
          </w:p>
        </w:tc>
        <w:tc>
          <w:tcPr>
            <w:tcW w:w="696" w:type="dxa"/>
            <w:vAlign w:val="center"/>
          </w:tcPr>
          <w:p w14:paraId="0267D3D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终止</w:t>
            </w:r>
          </w:p>
          <w:p w14:paraId="64361D6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c>
          <w:tcPr>
            <w:tcW w:w="1541" w:type="dxa"/>
            <w:vAlign w:val="center"/>
          </w:tcPr>
          <w:p w14:paraId="0B127A1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是否存在冻结、担保或其他使用限制</w:t>
            </w:r>
          </w:p>
          <w:p w14:paraId="5EE1CED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（如是，请注明相关情形）</w:t>
            </w:r>
          </w:p>
        </w:tc>
        <w:tc>
          <w:tcPr>
            <w:tcW w:w="488" w:type="dxa"/>
            <w:vAlign w:val="center"/>
          </w:tcPr>
          <w:p w14:paraId="17C9FBA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7C68FF4F" w14:textId="77777777">
        <w:trPr>
          <w:trHeight w:hRule="exact" w:val="454"/>
          <w:jc w:val="center"/>
        </w:trPr>
        <w:tc>
          <w:tcPr>
            <w:tcW w:w="702" w:type="dxa"/>
            <w:vAlign w:val="center"/>
          </w:tcPr>
          <w:p w14:paraId="5190818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5" w:type="dxa"/>
            <w:vAlign w:val="center"/>
          </w:tcPr>
          <w:p w14:paraId="2FC5BD8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422" w:type="dxa"/>
            <w:vAlign w:val="center"/>
          </w:tcPr>
          <w:p w14:paraId="5003F72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422" w:type="dxa"/>
            <w:vAlign w:val="center"/>
          </w:tcPr>
          <w:p w14:paraId="432E2FB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2" w:type="dxa"/>
          </w:tcPr>
          <w:p w14:paraId="5DEA874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6" w:type="dxa"/>
            <w:vAlign w:val="center"/>
          </w:tcPr>
          <w:p w14:paraId="0954A74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62" w:type="dxa"/>
          </w:tcPr>
          <w:p w14:paraId="0FA22BA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6" w:type="dxa"/>
            <w:vAlign w:val="center"/>
          </w:tcPr>
          <w:p w14:paraId="5B709B5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6" w:type="dxa"/>
          </w:tcPr>
          <w:p w14:paraId="0A0499B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41" w:type="dxa"/>
            <w:vAlign w:val="center"/>
          </w:tcPr>
          <w:p w14:paraId="6D891ED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488" w:type="dxa"/>
            <w:vAlign w:val="center"/>
          </w:tcPr>
          <w:p w14:paraId="40724FB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3E33F910" w14:textId="77777777">
        <w:trPr>
          <w:trHeight w:hRule="exact" w:val="454"/>
          <w:jc w:val="center"/>
        </w:trPr>
        <w:tc>
          <w:tcPr>
            <w:tcW w:w="702" w:type="dxa"/>
            <w:vAlign w:val="center"/>
          </w:tcPr>
          <w:p w14:paraId="6317861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5" w:type="dxa"/>
            <w:vAlign w:val="center"/>
          </w:tcPr>
          <w:p w14:paraId="1880EFA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422" w:type="dxa"/>
            <w:vAlign w:val="center"/>
          </w:tcPr>
          <w:p w14:paraId="2576FA2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422" w:type="dxa"/>
            <w:vAlign w:val="center"/>
          </w:tcPr>
          <w:p w14:paraId="6067F9F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2" w:type="dxa"/>
          </w:tcPr>
          <w:p w14:paraId="0FEC86D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6" w:type="dxa"/>
            <w:vAlign w:val="center"/>
          </w:tcPr>
          <w:p w14:paraId="7FFDBC5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62" w:type="dxa"/>
          </w:tcPr>
          <w:p w14:paraId="442F7EC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6" w:type="dxa"/>
            <w:vAlign w:val="center"/>
          </w:tcPr>
          <w:p w14:paraId="6D20114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6" w:type="dxa"/>
          </w:tcPr>
          <w:p w14:paraId="0243C15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41" w:type="dxa"/>
            <w:vAlign w:val="center"/>
          </w:tcPr>
          <w:p w14:paraId="7C5CD37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488" w:type="dxa"/>
            <w:vAlign w:val="center"/>
          </w:tcPr>
          <w:p w14:paraId="102A34B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6AE6AC55"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除上述列示的银行存款（包括余额为零的存款账户）外，本公司并无在贵行的其他存款。</w:t>
      </w:r>
    </w:p>
    <w:p w14:paraId="2E6E2AB2"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5368C535"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2</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银行借款</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764"/>
        <w:gridCol w:w="646"/>
        <w:gridCol w:w="680"/>
        <w:gridCol w:w="740"/>
        <w:gridCol w:w="844"/>
        <w:gridCol w:w="844"/>
        <w:gridCol w:w="1836"/>
        <w:gridCol w:w="915"/>
      </w:tblGrid>
      <w:tr w:rsidR="00DE645E" w14:paraId="37CE01AE" w14:textId="77777777">
        <w:trPr>
          <w:trHeight w:val="897"/>
          <w:jc w:val="center"/>
        </w:trPr>
        <w:tc>
          <w:tcPr>
            <w:tcW w:w="1253" w:type="dxa"/>
            <w:vAlign w:val="center"/>
          </w:tcPr>
          <w:p w14:paraId="7562543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借款人</w:t>
            </w:r>
          </w:p>
          <w:p w14:paraId="584603F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764" w:type="dxa"/>
            <w:vAlign w:val="center"/>
          </w:tcPr>
          <w:p w14:paraId="1113254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借款</w:t>
            </w:r>
          </w:p>
          <w:p w14:paraId="2689C2A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账号</w:t>
            </w:r>
          </w:p>
        </w:tc>
        <w:tc>
          <w:tcPr>
            <w:tcW w:w="646" w:type="dxa"/>
            <w:vAlign w:val="center"/>
          </w:tcPr>
          <w:p w14:paraId="0DFD3A7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680" w:type="dxa"/>
            <w:vAlign w:val="center"/>
          </w:tcPr>
          <w:p w14:paraId="46B7B64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余额</w:t>
            </w:r>
          </w:p>
        </w:tc>
        <w:tc>
          <w:tcPr>
            <w:tcW w:w="740" w:type="dxa"/>
            <w:vAlign w:val="center"/>
          </w:tcPr>
          <w:p w14:paraId="10D78DB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借款</w:t>
            </w:r>
          </w:p>
          <w:p w14:paraId="3865795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c>
          <w:tcPr>
            <w:tcW w:w="844" w:type="dxa"/>
            <w:vAlign w:val="center"/>
          </w:tcPr>
          <w:p w14:paraId="27ED6EE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w:t>
            </w:r>
          </w:p>
          <w:p w14:paraId="5AC45B6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c>
          <w:tcPr>
            <w:tcW w:w="844" w:type="dxa"/>
            <w:vAlign w:val="center"/>
          </w:tcPr>
          <w:p w14:paraId="39F33CD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利率</w:t>
            </w:r>
          </w:p>
        </w:tc>
        <w:tc>
          <w:tcPr>
            <w:tcW w:w="1836" w:type="dxa"/>
            <w:vAlign w:val="center"/>
          </w:tcPr>
          <w:p w14:paraId="43719CF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抵（质）押品</w:t>
            </w:r>
            <w:r>
              <w:rPr>
                <w:rFonts w:ascii="Times New Roman" w:eastAsia="仿宋_GB2312" w:hAnsi="Times New Roman" w:cs="Times New Roman"/>
                <w:kern w:val="2"/>
                <w:sz w:val="21"/>
                <w:szCs w:val="21"/>
              </w:rPr>
              <w:t>/</w:t>
            </w:r>
          </w:p>
          <w:p w14:paraId="78A02EB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担保人</w:t>
            </w:r>
          </w:p>
        </w:tc>
        <w:tc>
          <w:tcPr>
            <w:tcW w:w="915" w:type="dxa"/>
            <w:vAlign w:val="center"/>
          </w:tcPr>
          <w:p w14:paraId="342CDAA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66CEC0AF" w14:textId="77777777">
        <w:trPr>
          <w:trHeight w:hRule="exact" w:val="454"/>
          <w:jc w:val="center"/>
        </w:trPr>
        <w:tc>
          <w:tcPr>
            <w:tcW w:w="1253" w:type="dxa"/>
            <w:vAlign w:val="center"/>
          </w:tcPr>
          <w:p w14:paraId="75233A1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64" w:type="dxa"/>
          </w:tcPr>
          <w:p w14:paraId="637861F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46" w:type="dxa"/>
            <w:vAlign w:val="center"/>
          </w:tcPr>
          <w:p w14:paraId="1C522F7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80" w:type="dxa"/>
            <w:vAlign w:val="center"/>
          </w:tcPr>
          <w:p w14:paraId="17F2FA8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40" w:type="dxa"/>
            <w:vAlign w:val="center"/>
          </w:tcPr>
          <w:p w14:paraId="5F82369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44" w:type="dxa"/>
            <w:vAlign w:val="center"/>
          </w:tcPr>
          <w:p w14:paraId="2175B42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44" w:type="dxa"/>
            <w:vAlign w:val="center"/>
          </w:tcPr>
          <w:p w14:paraId="3B8DC9F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836" w:type="dxa"/>
            <w:vAlign w:val="center"/>
          </w:tcPr>
          <w:p w14:paraId="498AA5C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15" w:type="dxa"/>
            <w:vAlign w:val="center"/>
          </w:tcPr>
          <w:p w14:paraId="6705DBD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6CBAEE86" w14:textId="77777777">
        <w:trPr>
          <w:trHeight w:hRule="exact" w:val="454"/>
          <w:jc w:val="center"/>
        </w:trPr>
        <w:tc>
          <w:tcPr>
            <w:tcW w:w="1253" w:type="dxa"/>
            <w:vAlign w:val="center"/>
          </w:tcPr>
          <w:p w14:paraId="24C2D8A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64" w:type="dxa"/>
          </w:tcPr>
          <w:p w14:paraId="61FE922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46" w:type="dxa"/>
            <w:vAlign w:val="center"/>
          </w:tcPr>
          <w:p w14:paraId="7E38C17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80" w:type="dxa"/>
            <w:vAlign w:val="center"/>
          </w:tcPr>
          <w:p w14:paraId="62621AD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40" w:type="dxa"/>
            <w:vAlign w:val="center"/>
          </w:tcPr>
          <w:p w14:paraId="68AD723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44" w:type="dxa"/>
            <w:vAlign w:val="center"/>
          </w:tcPr>
          <w:p w14:paraId="6103915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44" w:type="dxa"/>
            <w:vAlign w:val="center"/>
          </w:tcPr>
          <w:p w14:paraId="60EB2C3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836" w:type="dxa"/>
            <w:vAlign w:val="center"/>
          </w:tcPr>
          <w:p w14:paraId="390B242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15" w:type="dxa"/>
            <w:vAlign w:val="center"/>
          </w:tcPr>
          <w:p w14:paraId="7B75AEA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5A5D7633"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除上述列示的银行借款外，本公司并无自贵行的其他借款。</w:t>
      </w:r>
    </w:p>
    <w:p w14:paraId="4E8C758B"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7D86285D"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3</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自</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年</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月</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日</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起至</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年</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月</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日</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期间内注销的银行存款账户</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7"/>
        <w:gridCol w:w="1637"/>
        <w:gridCol w:w="1766"/>
        <w:gridCol w:w="2362"/>
      </w:tblGrid>
      <w:tr w:rsidR="00DE645E" w14:paraId="55F2F199" w14:textId="77777777">
        <w:trPr>
          <w:trHeight w:val="209"/>
          <w:jc w:val="center"/>
        </w:trPr>
        <w:tc>
          <w:tcPr>
            <w:tcW w:w="2786" w:type="dxa"/>
            <w:vAlign w:val="center"/>
          </w:tcPr>
          <w:p w14:paraId="1EC773F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账户名称</w:t>
            </w:r>
          </w:p>
        </w:tc>
        <w:tc>
          <w:tcPr>
            <w:tcW w:w="1653" w:type="dxa"/>
            <w:vAlign w:val="center"/>
          </w:tcPr>
          <w:p w14:paraId="64B7BDA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银行账号</w:t>
            </w:r>
          </w:p>
        </w:tc>
        <w:tc>
          <w:tcPr>
            <w:tcW w:w="1784" w:type="dxa"/>
            <w:vAlign w:val="center"/>
          </w:tcPr>
          <w:p w14:paraId="77F3154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种</w:t>
            </w:r>
          </w:p>
        </w:tc>
        <w:tc>
          <w:tcPr>
            <w:tcW w:w="2387" w:type="dxa"/>
            <w:vAlign w:val="center"/>
          </w:tcPr>
          <w:p w14:paraId="4384BA7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注销账户日</w:t>
            </w:r>
          </w:p>
        </w:tc>
      </w:tr>
      <w:tr w:rsidR="00DE645E" w14:paraId="6FC72A3E" w14:textId="77777777">
        <w:trPr>
          <w:trHeight w:hRule="exact" w:val="454"/>
          <w:jc w:val="center"/>
        </w:trPr>
        <w:tc>
          <w:tcPr>
            <w:tcW w:w="2786" w:type="dxa"/>
            <w:vAlign w:val="center"/>
          </w:tcPr>
          <w:p w14:paraId="642B708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53" w:type="dxa"/>
            <w:vAlign w:val="center"/>
          </w:tcPr>
          <w:p w14:paraId="7188746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84" w:type="dxa"/>
            <w:vAlign w:val="center"/>
          </w:tcPr>
          <w:p w14:paraId="1AE6AEA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2387" w:type="dxa"/>
            <w:vAlign w:val="center"/>
          </w:tcPr>
          <w:p w14:paraId="1EC7BDC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594F83E4" w14:textId="77777777">
        <w:trPr>
          <w:trHeight w:hRule="exact" w:val="454"/>
          <w:jc w:val="center"/>
        </w:trPr>
        <w:tc>
          <w:tcPr>
            <w:tcW w:w="2786" w:type="dxa"/>
            <w:vAlign w:val="center"/>
          </w:tcPr>
          <w:p w14:paraId="46AC6EE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53" w:type="dxa"/>
            <w:vAlign w:val="center"/>
          </w:tcPr>
          <w:p w14:paraId="602780C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84" w:type="dxa"/>
            <w:vAlign w:val="center"/>
          </w:tcPr>
          <w:p w14:paraId="66849C4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2387" w:type="dxa"/>
            <w:vAlign w:val="center"/>
          </w:tcPr>
          <w:p w14:paraId="086D046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5A83A7CE"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除上述列示的注销账户外，本公司在此期间并未在贵行注销其他账户。</w:t>
      </w:r>
    </w:p>
    <w:p w14:paraId="07C96BD9" w14:textId="77777777" w:rsidR="00DE645E" w:rsidRDefault="008C3ED1">
      <w:pPr>
        <w:spacing w:after="160" w:line="36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553B076C"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lastRenderedPageBreak/>
        <w:t>4</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本公司作为委托人的委托贷款</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1082"/>
        <w:gridCol w:w="998"/>
        <w:gridCol w:w="698"/>
        <w:gridCol w:w="982"/>
        <w:gridCol w:w="967"/>
        <w:gridCol w:w="1527"/>
        <w:gridCol w:w="974"/>
      </w:tblGrid>
      <w:tr w:rsidR="00DE645E" w14:paraId="60681FC6" w14:textId="77777777">
        <w:trPr>
          <w:trHeight w:val="203"/>
          <w:jc w:val="center"/>
        </w:trPr>
        <w:tc>
          <w:tcPr>
            <w:tcW w:w="1294" w:type="dxa"/>
            <w:vAlign w:val="center"/>
          </w:tcPr>
          <w:p w14:paraId="54989EC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w:t>
            </w:r>
          </w:p>
          <w:p w14:paraId="7E107C1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1082" w:type="dxa"/>
            <w:vAlign w:val="center"/>
          </w:tcPr>
          <w:p w14:paraId="5974FD2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银行结算账号</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借据编号</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贷款账号</w:t>
            </w:r>
          </w:p>
        </w:tc>
        <w:tc>
          <w:tcPr>
            <w:tcW w:w="998" w:type="dxa"/>
            <w:vAlign w:val="center"/>
          </w:tcPr>
          <w:p w14:paraId="7820C4F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资金</w:t>
            </w:r>
          </w:p>
          <w:p w14:paraId="1C3124F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借入方</w:t>
            </w:r>
          </w:p>
        </w:tc>
        <w:tc>
          <w:tcPr>
            <w:tcW w:w="698" w:type="dxa"/>
            <w:vAlign w:val="center"/>
          </w:tcPr>
          <w:p w14:paraId="24645E5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982" w:type="dxa"/>
            <w:vAlign w:val="center"/>
          </w:tcPr>
          <w:p w14:paraId="398503E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利率</w:t>
            </w:r>
          </w:p>
        </w:tc>
        <w:tc>
          <w:tcPr>
            <w:tcW w:w="967" w:type="dxa"/>
            <w:vAlign w:val="center"/>
          </w:tcPr>
          <w:p w14:paraId="3EF49BC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余额</w:t>
            </w:r>
          </w:p>
        </w:tc>
        <w:tc>
          <w:tcPr>
            <w:tcW w:w="1527" w:type="dxa"/>
            <w:vAlign w:val="center"/>
          </w:tcPr>
          <w:p w14:paraId="4907E9D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贷款起止</w:t>
            </w:r>
          </w:p>
          <w:p w14:paraId="4FA3D0A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c>
          <w:tcPr>
            <w:tcW w:w="974" w:type="dxa"/>
            <w:vAlign w:val="center"/>
          </w:tcPr>
          <w:p w14:paraId="5A894D5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117AF913" w14:textId="77777777">
        <w:trPr>
          <w:trHeight w:hRule="exact" w:val="454"/>
          <w:jc w:val="center"/>
        </w:trPr>
        <w:tc>
          <w:tcPr>
            <w:tcW w:w="1294" w:type="dxa"/>
            <w:vAlign w:val="center"/>
          </w:tcPr>
          <w:p w14:paraId="1597D8B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82" w:type="dxa"/>
            <w:vAlign w:val="center"/>
          </w:tcPr>
          <w:p w14:paraId="7D6243B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8" w:type="dxa"/>
            <w:vAlign w:val="center"/>
          </w:tcPr>
          <w:p w14:paraId="3DCBBB4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8" w:type="dxa"/>
            <w:vAlign w:val="center"/>
          </w:tcPr>
          <w:p w14:paraId="4BDBCAC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2" w:type="dxa"/>
            <w:vAlign w:val="center"/>
          </w:tcPr>
          <w:p w14:paraId="49FF6BD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67" w:type="dxa"/>
          </w:tcPr>
          <w:p w14:paraId="66D9FE3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27" w:type="dxa"/>
            <w:vAlign w:val="center"/>
          </w:tcPr>
          <w:p w14:paraId="53FB34C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74" w:type="dxa"/>
            <w:vAlign w:val="center"/>
          </w:tcPr>
          <w:p w14:paraId="6724FFE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46271AAF" w14:textId="77777777">
        <w:trPr>
          <w:trHeight w:hRule="exact" w:val="454"/>
          <w:jc w:val="center"/>
        </w:trPr>
        <w:tc>
          <w:tcPr>
            <w:tcW w:w="1294" w:type="dxa"/>
            <w:vAlign w:val="center"/>
          </w:tcPr>
          <w:p w14:paraId="35B1F67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82" w:type="dxa"/>
            <w:vAlign w:val="center"/>
          </w:tcPr>
          <w:p w14:paraId="07480AC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8" w:type="dxa"/>
            <w:vAlign w:val="center"/>
          </w:tcPr>
          <w:p w14:paraId="71D2DAF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8" w:type="dxa"/>
            <w:vAlign w:val="center"/>
          </w:tcPr>
          <w:p w14:paraId="41284CE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2" w:type="dxa"/>
            <w:vAlign w:val="center"/>
          </w:tcPr>
          <w:p w14:paraId="421AA22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67" w:type="dxa"/>
          </w:tcPr>
          <w:p w14:paraId="12CC0F3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27" w:type="dxa"/>
            <w:vAlign w:val="center"/>
          </w:tcPr>
          <w:p w14:paraId="397037F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74" w:type="dxa"/>
            <w:vAlign w:val="center"/>
          </w:tcPr>
          <w:p w14:paraId="211F3AF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65378171"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除上述列示的委托贷款外，本公司并</w:t>
      </w:r>
      <w:proofErr w:type="gramStart"/>
      <w:r>
        <w:rPr>
          <w:rFonts w:ascii="Times New Roman" w:eastAsia="仿宋_GB2312" w:hAnsi="Times New Roman" w:cs="Times New Roman" w:hint="eastAsia"/>
          <w:kern w:val="2"/>
          <w:sz w:val="21"/>
          <w:szCs w:val="21"/>
        </w:rPr>
        <w:t>无通过</w:t>
      </w:r>
      <w:proofErr w:type="gramEnd"/>
      <w:r>
        <w:rPr>
          <w:rFonts w:ascii="Times New Roman" w:eastAsia="仿宋_GB2312" w:hAnsi="Times New Roman" w:cs="Times New Roman" w:hint="eastAsia"/>
          <w:kern w:val="2"/>
          <w:sz w:val="21"/>
          <w:szCs w:val="21"/>
        </w:rPr>
        <w:t>贵行办理的其他以本公司作为委托人的委托贷款。</w:t>
      </w:r>
    </w:p>
    <w:p w14:paraId="1D6DAC09"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136DA2E6"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5</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本公司作为借款人的委托贷款</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071"/>
        <w:gridCol w:w="993"/>
        <w:gridCol w:w="708"/>
        <w:gridCol w:w="993"/>
        <w:gridCol w:w="992"/>
        <w:gridCol w:w="1373"/>
        <w:gridCol w:w="1087"/>
      </w:tblGrid>
      <w:tr w:rsidR="00DE645E" w14:paraId="38644BBE" w14:textId="77777777">
        <w:trPr>
          <w:trHeight w:val="203"/>
          <w:jc w:val="center"/>
        </w:trPr>
        <w:tc>
          <w:tcPr>
            <w:tcW w:w="1305" w:type="dxa"/>
            <w:vAlign w:val="center"/>
          </w:tcPr>
          <w:p w14:paraId="700F0BE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w:t>
            </w:r>
          </w:p>
          <w:p w14:paraId="0C4949A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1071" w:type="dxa"/>
            <w:vAlign w:val="center"/>
          </w:tcPr>
          <w:p w14:paraId="729C763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银行结算账号</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借据编号</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贷款账号</w:t>
            </w:r>
          </w:p>
        </w:tc>
        <w:tc>
          <w:tcPr>
            <w:tcW w:w="993" w:type="dxa"/>
            <w:vAlign w:val="center"/>
          </w:tcPr>
          <w:p w14:paraId="7771272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资金</w:t>
            </w:r>
          </w:p>
          <w:p w14:paraId="4AF7DC1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借出方</w:t>
            </w:r>
          </w:p>
        </w:tc>
        <w:tc>
          <w:tcPr>
            <w:tcW w:w="708" w:type="dxa"/>
            <w:vAlign w:val="center"/>
          </w:tcPr>
          <w:p w14:paraId="21C3E90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993" w:type="dxa"/>
            <w:vAlign w:val="center"/>
          </w:tcPr>
          <w:p w14:paraId="73CF76A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利率</w:t>
            </w:r>
          </w:p>
        </w:tc>
        <w:tc>
          <w:tcPr>
            <w:tcW w:w="992" w:type="dxa"/>
            <w:vAlign w:val="center"/>
          </w:tcPr>
          <w:p w14:paraId="7906C41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余额</w:t>
            </w:r>
          </w:p>
        </w:tc>
        <w:tc>
          <w:tcPr>
            <w:tcW w:w="1373" w:type="dxa"/>
            <w:vAlign w:val="center"/>
          </w:tcPr>
          <w:p w14:paraId="139DC32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贷款起止</w:t>
            </w:r>
          </w:p>
          <w:p w14:paraId="26559C4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c>
          <w:tcPr>
            <w:tcW w:w="1087" w:type="dxa"/>
            <w:vAlign w:val="center"/>
          </w:tcPr>
          <w:p w14:paraId="3D59C84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559DEE70" w14:textId="77777777">
        <w:trPr>
          <w:trHeight w:hRule="exact" w:val="454"/>
          <w:jc w:val="center"/>
        </w:trPr>
        <w:tc>
          <w:tcPr>
            <w:tcW w:w="1305" w:type="dxa"/>
            <w:vAlign w:val="center"/>
          </w:tcPr>
          <w:p w14:paraId="7ABA819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71" w:type="dxa"/>
            <w:vAlign w:val="center"/>
          </w:tcPr>
          <w:p w14:paraId="600AD90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3" w:type="dxa"/>
            <w:vAlign w:val="center"/>
          </w:tcPr>
          <w:p w14:paraId="1B347A3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8" w:type="dxa"/>
            <w:vAlign w:val="center"/>
          </w:tcPr>
          <w:p w14:paraId="4740A0C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3" w:type="dxa"/>
            <w:vAlign w:val="center"/>
          </w:tcPr>
          <w:p w14:paraId="156529F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2" w:type="dxa"/>
          </w:tcPr>
          <w:p w14:paraId="6506E41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373" w:type="dxa"/>
            <w:vAlign w:val="center"/>
          </w:tcPr>
          <w:p w14:paraId="5469CCA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87" w:type="dxa"/>
            <w:vAlign w:val="center"/>
          </w:tcPr>
          <w:p w14:paraId="79DE062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658EAEBA" w14:textId="77777777">
        <w:trPr>
          <w:trHeight w:hRule="exact" w:val="454"/>
          <w:jc w:val="center"/>
        </w:trPr>
        <w:tc>
          <w:tcPr>
            <w:tcW w:w="1305" w:type="dxa"/>
            <w:vAlign w:val="center"/>
          </w:tcPr>
          <w:p w14:paraId="26D11F6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71" w:type="dxa"/>
            <w:vAlign w:val="center"/>
          </w:tcPr>
          <w:p w14:paraId="3FAF38D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3" w:type="dxa"/>
            <w:vAlign w:val="center"/>
          </w:tcPr>
          <w:p w14:paraId="402387D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8" w:type="dxa"/>
            <w:vAlign w:val="center"/>
          </w:tcPr>
          <w:p w14:paraId="2E1E00E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3" w:type="dxa"/>
            <w:vAlign w:val="center"/>
          </w:tcPr>
          <w:p w14:paraId="50150BD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2" w:type="dxa"/>
          </w:tcPr>
          <w:p w14:paraId="5274D96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373" w:type="dxa"/>
            <w:vAlign w:val="center"/>
          </w:tcPr>
          <w:p w14:paraId="67C42BA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87" w:type="dxa"/>
            <w:vAlign w:val="center"/>
          </w:tcPr>
          <w:p w14:paraId="6BCAFE6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2DD1F268"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除上述列示的委托贷款外，本公司并</w:t>
      </w:r>
      <w:proofErr w:type="gramStart"/>
      <w:r>
        <w:rPr>
          <w:rFonts w:ascii="Times New Roman" w:eastAsia="仿宋_GB2312" w:hAnsi="Times New Roman" w:cs="Times New Roman" w:hint="eastAsia"/>
          <w:kern w:val="2"/>
          <w:sz w:val="21"/>
          <w:szCs w:val="21"/>
        </w:rPr>
        <w:t>无通过</w:t>
      </w:r>
      <w:proofErr w:type="gramEnd"/>
      <w:r>
        <w:rPr>
          <w:rFonts w:ascii="Times New Roman" w:eastAsia="仿宋_GB2312" w:hAnsi="Times New Roman" w:cs="Times New Roman" w:hint="eastAsia"/>
          <w:kern w:val="2"/>
          <w:sz w:val="21"/>
          <w:szCs w:val="21"/>
        </w:rPr>
        <w:t>贵行办理的其他以本公司作为借款人的委托贷款。</w:t>
      </w:r>
    </w:p>
    <w:p w14:paraId="6A4D5BA4"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34C196F1"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6</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担保</w:t>
      </w:r>
    </w:p>
    <w:p w14:paraId="01C878C4"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w:t>
      </w:r>
      <w:r>
        <w:rPr>
          <w:rFonts w:ascii="Times New Roman" w:eastAsia="仿宋_GB2312" w:hAnsi="Times New Roman" w:cs="Times New Roman"/>
          <w:kern w:val="2"/>
          <w:sz w:val="21"/>
          <w:szCs w:val="21"/>
        </w:rPr>
        <w:t>1</w:t>
      </w:r>
      <w:r>
        <w:rPr>
          <w:rFonts w:ascii="Times New Roman" w:eastAsia="仿宋_GB2312" w:hAnsi="Times New Roman" w:cs="Times New Roman" w:hint="eastAsia"/>
          <w:kern w:val="2"/>
          <w:sz w:val="21"/>
          <w:szCs w:val="21"/>
        </w:rPr>
        <w:t>）本公司为其他单位提供的、以</w:t>
      </w:r>
      <w:proofErr w:type="gramStart"/>
      <w:r>
        <w:rPr>
          <w:rFonts w:ascii="Times New Roman" w:eastAsia="仿宋_GB2312" w:hAnsi="Times New Roman" w:cs="Times New Roman" w:hint="eastAsia"/>
          <w:kern w:val="2"/>
          <w:sz w:val="21"/>
          <w:szCs w:val="21"/>
        </w:rPr>
        <w:t>贵行为</w:t>
      </w:r>
      <w:proofErr w:type="gramEnd"/>
      <w:r>
        <w:rPr>
          <w:rFonts w:ascii="Times New Roman" w:eastAsia="仿宋_GB2312" w:hAnsi="Times New Roman" w:cs="Times New Roman" w:hint="eastAsia"/>
          <w:kern w:val="2"/>
          <w:sz w:val="21"/>
          <w:szCs w:val="21"/>
        </w:rPr>
        <w:t>担保受益人的担保</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949"/>
        <w:gridCol w:w="1125"/>
        <w:gridCol w:w="1125"/>
        <w:gridCol w:w="1110"/>
        <w:gridCol w:w="1565"/>
        <w:gridCol w:w="902"/>
      </w:tblGrid>
      <w:tr w:rsidR="00DE645E" w14:paraId="085D4134" w14:textId="77777777">
        <w:trPr>
          <w:cantSplit/>
          <w:trHeight w:val="232"/>
          <w:jc w:val="center"/>
        </w:trPr>
        <w:tc>
          <w:tcPr>
            <w:tcW w:w="1746" w:type="dxa"/>
            <w:vAlign w:val="center"/>
          </w:tcPr>
          <w:p w14:paraId="02CDA92F" w14:textId="77777777" w:rsidR="00DE645E" w:rsidRDefault="008C3ED1">
            <w:pPr>
              <w:widowControl w:val="0"/>
              <w:spacing w:after="0" w:line="360" w:lineRule="auto"/>
              <w:ind w:left="59" w:hangingChars="28" w:hanging="59"/>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lastRenderedPageBreak/>
              <w:t>被担保人</w:t>
            </w:r>
          </w:p>
        </w:tc>
        <w:tc>
          <w:tcPr>
            <w:tcW w:w="949" w:type="dxa"/>
            <w:vAlign w:val="center"/>
          </w:tcPr>
          <w:p w14:paraId="26E0297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00A3D6A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方式</w:t>
            </w:r>
          </w:p>
        </w:tc>
        <w:tc>
          <w:tcPr>
            <w:tcW w:w="1125" w:type="dxa"/>
            <w:vAlign w:val="center"/>
          </w:tcPr>
          <w:p w14:paraId="286F873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125" w:type="dxa"/>
            <w:shd w:val="clear" w:color="auto" w:fill="auto"/>
            <w:vAlign w:val="center"/>
          </w:tcPr>
          <w:p w14:paraId="59A3E13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7F03C6D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余额</w:t>
            </w:r>
          </w:p>
        </w:tc>
        <w:tc>
          <w:tcPr>
            <w:tcW w:w="1110" w:type="dxa"/>
            <w:shd w:val="clear" w:color="auto" w:fill="auto"/>
            <w:vAlign w:val="center"/>
          </w:tcPr>
          <w:p w14:paraId="4EF0361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7058FB3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1565" w:type="dxa"/>
            <w:shd w:val="clear" w:color="auto" w:fill="auto"/>
            <w:vAlign w:val="center"/>
          </w:tcPr>
          <w:p w14:paraId="20AAFA9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担保合同编号</w:t>
            </w:r>
          </w:p>
        </w:tc>
        <w:tc>
          <w:tcPr>
            <w:tcW w:w="902" w:type="dxa"/>
            <w:vAlign w:val="center"/>
          </w:tcPr>
          <w:p w14:paraId="5A5BA1D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304A5BA8" w14:textId="77777777">
        <w:trPr>
          <w:cantSplit/>
          <w:trHeight w:hRule="exact" w:val="454"/>
          <w:jc w:val="center"/>
        </w:trPr>
        <w:tc>
          <w:tcPr>
            <w:tcW w:w="1746" w:type="dxa"/>
            <w:vAlign w:val="center"/>
          </w:tcPr>
          <w:p w14:paraId="7C9B17E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49" w:type="dxa"/>
            <w:vAlign w:val="center"/>
          </w:tcPr>
          <w:p w14:paraId="64F17CC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25" w:type="dxa"/>
          </w:tcPr>
          <w:p w14:paraId="1F4C68B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25" w:type="dxa"/>
            <w:vAlign w:val="center"/>
          </w:tcPr>
          <w:p w14:paraId="5159CB1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10" w:type="dxa"/>
            <w:vAlign w:val="center"/>
          </w:tcPr>
          <w:p w14:paraId="7CD1C57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65" w:type="dxa"/>
          </w:tcPr>
          <w:p w14:paraId="16914D5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02" w:type="dxa"/>
            <w:vAlign w:val="center"/>
          </w:tcPr>
          <w:p w14:paraId="5F508D5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01383263" w14:textId="77777777">
        <w:trPr>
          <w:cantSplit/>
          <w:trHeight w:hRule="exact" w:val="454"/>
          <w:jc w:val="center"/>
        </w:trPr>
        <w:tc>
          <w:tcPr>
            <w:tcW w:w="1746" w:type="dxa"/>
            <w:vAlign w:val="center"/>
          </w:tcPr>
          <w:p w14:paraId="2FAAFFD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49" w:type="dxa"/>
            <w:vAlign w:val="center"/>
          </w:tcPr>
          <w:p w14:paraId="4E25C3B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25" w:type="dxa"/>
          </w:tcPr>
          <w:p w14:paraId="19D1C01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25" w:type="dxa"/>
            <w:vAlign w:val="center"/>
          </w:tcPr>
          <w:p w14:paraId="1EC3C55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10" w:type="dxa"/>
            <w:vAlign w:val="center"/>
          </w:tcPr>
          <w:p w14:paraId="57768C4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65" w:type="dxa"/>
          </w:tcPr>
          <w:p w14:paraId="79F021F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02" w:type="dxa"/>
            <w:vAlign w:val="center"/>
          </w:tcPr>
          <w:p w14:paraId="0C53AD9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63F1A4FA"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除上述列示的担保外，本公司并无其他以</w:t>
      </w:r>
      <w:proofErr w:type="gramStart"/>
      <w:r>
        <w:rPr>
          <w:rFonts w:ascii="Times New Roman" w:eastAsia="仿宋_GB2312" w:hAnsi="Times New Roman" w:cs="Times New Roman" w:hint="eastAsia"/>
          <w:kern w:val="2"/>
          <w:sz w:val="21"/>
          <w:szCs w:val="21"/>
        </w:rPr>
        <w:t>贵行为</w:t>
      </w:r>
      <w:proofErr w:type="gramEnd"/>
      <w:r>
        <w:rPr>
          <w:rFonts w:ascii="Times New Roman" w:eastAsia="仿宋_GB2312" w:hAnsi="Times New Roman" w:cs="Times New Roman" w:hint="eastAsia"/>
          <w:kern w:val="2"/>
          <w:sz w:val="21"/>
          <w:szCs w:val="21"/>
        </w:rPr>
        <w:t>担保受益人的担保。</w:t>
      </w:r>
    </w:p>
    <w:p w14:paraId="485300AF" w14:textId="77777777" w:rsidR="00DE645E" w:rsidRDefault="008C3ED1">
      <w:pPr>
        <w:spacing w:after="0" w:line="24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334E142A"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lastRenderedPageBreak/>
        <w:t>（</w:t>
      </w:r>
      <w:r>
        <w:rPr>
          <w:rFonts w:ascii="Times New Roman" w:eastAsia="仿宋_GB2312" w:hAnsi="Times New Roman" w:cs="Times New Roman"/>
          <w:kern w:val="2"/>
          <w:sz w:val="21"/>
          <w:szCs w:val="21"/>
        </w:rPr>
        <w:t>2</w:t>
      </w:r>
      <w:r>
        <w:rPr>
          <w:rFonts w:ascii="Times New Roman" w:eastAsia="仿宋_GB2312" w:hAnsi="Times New Roman" w:cs="Times New Roman" w:hint="eastAsia"/>
          <w:kern w:val="2"/>
          <w:sz w:val="21"/>
          <w:szCs w:val="21"/>
        </w:rPr>
        <w:t>）贵行向本公司提供的担保（如保函业务、备用信用证业务等）</w:t>
      </w:r>
    </w:p>
    <w:tbl>
      <w:tblPr>
        <w:tblpPr w:leftFromText="180" w:rightFromText="180" w:vertAnchor="text" w:horzAnchor="margin" w:tblpXSpec="center" w:tblpY="303"/>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2"/>
        <w:gridCol w:w="762"/>
        <w:gridCol w:w="1222"/>
        <w:gridCol w:w="1222"/>
        <w:gridCol w:w="1222"/>
        <w:gridCol w:w="1498"/>
        <w:gridCol w:w="924"/>
      </w:tblGrid>
      <w:tr w:rsidR="00DE645E" w14:paraId="0FB5062D" w14:textId="77777777">
        <w:trPr>
          <w:cantSplit/>
          <w:trHeight w:val="251"/>
        </w:trPr>
        <w:tc>
          <w:tcPr>
            <w:tcW w:w="1672" w:type="dxa"/>
            <w:vAlign w:val="center"/>
          </w:tcPr>
          <w:p w14:paraId="556859E3" w14:textId="77777777" w:rsidR="00DE645E" w:rsidRDefault="008C3ED1">
            <w:pPr>
              <w:widowControl w:val="0"/>
              <w:spacing w:after="0" w:line="360" w:lineRule="auto"/>
              <w:ind w:left="59" w:hangingChars="28" w:hanging="59"/>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被担保人</w:t>
            </w:r>
          </w:p>
        </w:tc>
        <w:tc>
          <w:tcPr>
            <w:tcW w:w="762" w:type="dxa"/>
            <w:vAlign w:val="center"/>
          </w:tcPr>
          <w:p w14:paraId="1F4D300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担保方式</w:t>
            </w:r>
          </w:p>
        </w:tc>
        <w:tc>
          <w:tcPr>
            <w:tcW w:w="1222" w:type="dxa"/>
            <w:vAlign w:val="center"/>
          </w:tcPr>
          <w:p w14:paraId="6F378EB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222" w:type="dxa"/>
            <w:vAlign w:val="center"/>
          </w:tcPr>
          <w:p w14:paraId="416A37E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22F0634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金额</w:t>
            </w:r>
          </w:p>
        </w:tc>
        <w:tc>
          <w:tcPr>
            <w:tcW w:w="1222" w:type="dxa"/>
            <w:vAlign w:val="center"/>
          </w:tcPr>
          <w:p w14:paraId="7B1D6F0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3338A63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1498" w:type="dxa"/>
            <w:vAlign w:val="center"/>
          </w:tcPr>
          <w:p w14:paraId="1F4DB45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担保合同编号</w:t>
            </w:r>
          </w:p>
        </w:tc>
        <w:tc>
          <w:tcPr>
            <w:tcW w:w="924" w:type="dxa"/>
            <w:vAlign w:val="center"/>
          </w:tcPr>
          <w:p w14:paraId="030C736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40159BDD" w14:textId="77777777">
        <w:trPr>
          <w:cantSplit/>
          <w:trHeight w:hRule="exact" w:val="454"/>
        </w:trPr>
        <w:tc>
          <w:tcPr>
            <w:tcW w:w="1672" w:type="dxa"/>
            <w:vAlign w:val="center"/>
          </w:tcPr>
          <w:p w14:paraId="2EBA9D3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62" w:type="dxa"/>
            <w:vAlign w:val="center"/>
          </w:tcPr>
          <w:p w14:paraId="482DAED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22" w:type="dxa"/>
          </w:tcPr>
          <w:p w14:paraId="1B99CEA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22" w:type="dxa"/>
            <w:vAlign w:val="center"/>
          </w:tcPr>
          <w:p w14:paraId="769A380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22" w:type="dxa"/>
            <w:vAlign w:val="center"/>
          </w:tcPr>
          <w:p w14:paraId="15656B4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98" w:type="dxa"/>
          </w:tcPr>
          <w:p w14:paraId="6ED1FFF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24" w:type="dxa"/>
            <w:vAlign w:val="center"/>
          </w:tcPr>
          <w:p w14:paraId="0955EA9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3828A00C" w14:textId="77777777">
        <w:trPr>
          <w:cantSplit/>
          <w:trHeight w:hRule="exact" w:val="454"/>
        </w:trPr>
        <w:tc>
          <w:tcPr>
            <w:tcW w:w="1672" w:type="dxa"/>
            <w:vAlign w:val="center"/>
          </w:tcPr>
          <w:p w14:paraId="1809548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62" w:type="dxa"/>
            <w:vAlign w:val="center"/>
          </w:tcPr>
          <w:p w14:paraId="38FCF12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22" w:type="dxa"/>
          </w:tcPr>
          <w:p w14:paraId="5ABC0F6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22" w:type="dxa"/>
            <w:vAlign w:val="center"/>
          </w:tcPr>
          <w:p w14:paraId="7BA8B38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22" w:type="dxa"/>
            <w:vAlign w:val="center"/>
          </w:tcPr>
          <w:p w14:paraId="11FBD6E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98" w:type="dxa"/>
          </w:tcPr>
          <w:p w14:paraId="056F160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24" w:type="dxa"/>
            <w:vAlign w:val="center"/>
          </w:tcPr>
          <w:p w14:paraId="11AD15C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0990CDC5"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除上述列示的担保外，本公司并无贵行提供的其他担保。</w:t>
      </w:r>
    </w:p>
    <w:p w14:paraId="1332B724"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1BA898E0"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7</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本公司为出票人且由贵行承兑而尚未支付的银行承兑汇票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2"/>
        <w:gridCol w:w="1518"/>
        <w:gridCol w:w="709"/>
        <w:gridCol w:w="1134"/>
        <w:gridCol w:w="851"/>
        <w:gridCol w:w="869"/>
        <w:gridCol w:w="1449"/>
      </w:tblGrid>
      <w:tr w:rsidR="00DE645E" w14:paraId="5651F3BE" w14:textId="77777777">
        <w:trPr>
          <w:jc w:val="center"/>
        </w:trPr>
        <w:tc>
          <w:tcPr>
            <w:tcW w:w="1992" w:type="dxa"/>
            <w:vAlign w:val="center"/>
          </w:tcPr>
          <w:p w14:paraId="2DFD971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银行承兑汇票号码</w:t>
            </w:r>
          </w:p>
        </w:tc>
        <w:tc>
          <w:tcPr>
            <w:tcW w:w="1518" w:type="dxa"/>
            <w:vAlign w:val="center"/>
          </w:tcPr>
          <w:p w14:paraId="74999B9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结算账户账号</w:t>
            </w:r>
          </w:p>
        </w:tc>
        <w:tc>
          <w:tcPr>
            <w:tcW w:w="709" w:type="dxa"/>
            <w:vAlign w:val="center"/>
          </w:tcPr>
          <w:p w14:paraId="43F34BC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134" w:type="dxa"/>
            <w:vAlign w:val="center"/>
          </w:tcPr>
          <w:p w14:paraId="67AEA2E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票面金额</w:t>
            </w:r>
          </w:p>
        </w:tc>
        <w:tc>
          <w:tcPr>
            <w:tcW w:w="851" w:type="dxa"/>
            <w:vAlign w:val="center"/>
          </w:tcPr>
          <w:p w14:paraId="31AC45B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出票日</w:t>
            </w:r>
          </w:p>
        </w:tc>
        <w:tc>
          <w:tcPr>
            <w:tcW w:w="869" w:type="dxa"/>
            <w:vAlign w:val="center"/>
          </w:tcPr>
          <w:p w14:paraId="38FA85F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1449" w:type="dxa"/>
            <w:vAlign w:val="center"/>
          </w:tcPr>
          <w:p w14:paraId="7DF25FC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抵（质）押品</w:t>
            </w:r>
          </w:p>
        </w:tc>
      </w:tr>
      <w:tr w:rsidR="00DE645E" w14:paraId="3AF3333C" w14:textId="77777777">
        <w:trPr>
          <w:trHeight w:hRule="exact" w:val="454"/>
          <w:jc w:val="center"/>
        </w:trPr>
        <w:tc>
          <w:tcPr>
            <w:tcW w:w="1992" w:type="dxa"/>
          </w:tcPr>
          <w:p w14:paraId="2100A9C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18" w:type="dxa"/>
          </w:tcPr>
          <w:p w14:paraId="317CE98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9" w:type="dxa"/>
          </w:tcPr>
          <w:p w14:paraId="2018353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34" w:type="dxa"/>
          </w:tcPr>
          <w:p w14:paraId="5BBE4FE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1" w:type="dxa"/>
          </w:tcPr>
          <w:p w14:paraId="2F0C315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69" w:type="dxa"/>
          </w:tcPr>
          <w:p w14:paraId="01CE1AC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49" w:type="dxa"/>
          </w:tcPr>
          <w:p w14:paraId="5AE5BF9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26089723" w14:textId="77777777">
        <w:trPr>
          <w:trHeight w:hRule="exact" w:val="454"/>
          <w:jc w:val="center"/>
        </w:trPr>
        <w:tc>
          <w:tcPr>
            <w:tcW w:w="1992" w:type="dxa"/>
          </w:tcPr>
          <w:p w14:paraId="1F01648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18" w:type="dxa"/>
          </w:tcPr>
          <w:p w14:paraId="137B7AA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9" w:type="dxa"/>
          </w:tcPr>
          <w:p w14:paraId="031DDF3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34" w:type="dxa"/>
          </w:tcPr>
          <w:p w14:paraId="2C092CC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1" w:type="dxa"/>
          </w:tcPr>
          <w:p w14:paraId="77089CE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69" w:type="dxa"/>
          </w:tcPr>
          <w:p w14:paraId="2079028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49" w:type="dxa"/>
          </w:tcPr>
          <w:p w14:paraId="5D627AA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329AE937"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除上述列示的银行承兑汇票外，本公司并无由贵行承兑而尚未支付的其他银行承兑汇票。</w:t>
      </w:r>
    </w:p>
    <w:p w14:paraId="7BF1B21A"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024A8875"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8</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本公司向贵行已贴现而尚未到期的商业汇票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993"/>
        <w:gridCol w:w="708"/>
        <w:gridCol w:w="851"/>
        <w:gridCol w:w="988"/>
        <w:gridCol w:w="988"/>
        <w:gridCol w:w="988"/>
        <w:gridCol w:w="988"/>
        <w:gridCol w:w="776"/>
      </w:tblGrid>
      <w:tr w:rsidR="00DE645E" w14:paraId="76B5C69F" w14:textId="77777777">
        <w:trPr>
          <w:trHeight w:val="1144"/>
          <w:jc w:val="center"/>
        </w:trPr>
        <w:tc>
          <w:tcPr>
            <w:tcW w:w="1242" w:type="dxa"/>
            <w:vAlign w:val="center"/>
          </w:tcPr>
          <w:p w14:paraId="0061B17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商业汇票号码</w:t>
            </w:r>
          </w:p>
        </w:tc>
        <w:tc>
          <w:tcPr>
            <w:tcW w:w="993" w:type="dxa"/>
            <w:vAlign w:val="center"/>
          </w:tcPr>
          <w:p w14:paraId="3EE20E9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承兑人</w:t>
            </w:r>
          </w:p>
          <w:p w14:paraId="0156274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708" w:type="dxa"/>
            <w:vAlign w:val="center"/>
          </w:tcPr>
          <w:p w14:paraId="612D2DA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851" w:type="dxa"/>
            <w:vAlign w:val="center"/>
          </w:tcPr>
          <w:p w14:paraId="1D3E14C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票面</w:t>
            </w:r>
          </w:p>
          <w:p w14:paraId="71AED2F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金额</w:t>
            </w:r>
          </w:p>
        </w:tc>
        <w:tc>
          <w:tcPr>
            <w:tcW w:w="988" w:type="dxa"/>
            <w:vAlign w:val="center"/>
          </w:tcPr>
          <w:p w14:paraId="5ADFC63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出票日</w:t>
            </w:r>
          </w:p>
        </w:tc>
        <w:tc>
          <w:tcPr>
            <w:tcW w:w="988" w:type="dxa"/>
            <w:vAlign w:val="center"/>
          </w:tcPr>
          <w:p w14:paraId="55C4E5B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988" w:type="dxa"/>
            <w:vAlign w:val="center"/>
          </w:tcPr>
          <w:p w14:paraId="7DAD188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贴现日</w:t>
            </w:r>
          </w:p>
        </w:tc>
        <w:tc>
          <w:tcPr>
            <w:tcW w:w="988" w:type="dxa"/>
            <w:vAlign w:val="center"/>
          </w:tcPr>
          <w:p w14:paraId="74931A0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贴现率</w:t>
            </w:r>
          </w:p>
        </w:tc>
        <w:tc>
          <w:tcPr>
            <w:tcW w:w="776" w:type="dxa"/>
            <w:vAlign w:val="center"/>
          </w:tcPr>
          <w:p w14:paraId="4A5B86A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贴现</w:t>
            </w:r>
          </w:p>
          <w:p w14:paraId="34492FA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净额</w:t>
            </w:r>
          </w:p>
        </w:tc>
      </w:tr>
      <w:tr w:rsidR="00DE645E" w14:paraId="644130C8" w14:textId="77777777">
        <w:trPr>
          <w:trHeight w:hRule="exact" w:val="454"/>
          <w:jc w:val="center"/>
        </w:trPr>
        <w:tc>
          <w:tcPr>
            <w:tcW w:w="1242" w:type="dxa"/>
            <w:vAlign w:val="center"/>
          </w:tcPr>
          <w:p w14:paraId="3691C15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3" w:type="dxa"/>
            <w:vAlign w:val="center"/>
          </w:tcPr>
          <w:p w14:paraId="10B3F38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8" w:type="dxa"/>
          </w:tcPr>
          <w:p w14:paraId="6291C38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1" w:type="dxa"/>
            <w:vAlign w:val="center"/>
          </w:tcPr>
          <w:p w14:paraId="0D07E5B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8" w:type="dxa"/>
            <w:vAlign w:val="center"/>
          </w:tcPr>
          <w:p w14:paraId="03039F9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8" w:type="dxa"/>
            <w:vAlign w:val="center"/>
          </w:tcPr>
          <w:p w14:paraId="3D0EAAC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8" w:type="dxa"/>
            <w:vAlign w:val="center"/>
          </w:tcPr>
          <w:p w14:paraId="76BAEB0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8" w:type="dxa"/>
            <w:vAlign w:val="center"/>
          </w:tcPr>
          <w:p w14:paraId="7BD7BF7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76" w:type="dxa"/>
            <w:vAlign w:val="center"/>
          </w:tcPr>
          <w:p w14:paraId="1ED81F9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366B7EDB" w14:textId="77777777">
        <w:trPr>
          <w:trHeight w:hRule="exact" w:val="454"/>
          <w:jc w:val="center"/>
        </w:trPr>
        <w:tc>
          <w:tcPr>
            <w:tcW w:w="1242" w:type="dxa"/>
            <w:vAlign w:val="center"/>
          </w:tcPr>
          <w:p w14:paraId="33F960B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3" w:type="dxa"/>
            <w:vAlign w:val="center"/>
          </w:tcPr>
          <w:p w14:paraId="00FF3FB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8" w:type="dxa"/>
          </w:tcPr>
          <w:p w14:paraId="5B3B378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1" w:type="dxa"/>
            <w:vAlign w:val="center"/>
          </w:tcPr>
          <w:p w14:paraId="09CE01C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8" w:type="dxa"/>
            <w:vAlign w:val="center"/>
          </w:tcPr>
          <w:p w14:paraId="3F27C68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8" w:type="dxa"/>
            <w:vAlign w:val="center"/>
          </w:tcPr>
          <w:p w14:paraId="73F8E81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8" w:type="dxa"/>
            <w:vAlign w:val="center"/>
          </w:tcPr>
          <w:p w14:paraId="2EEC7E2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8" w:type="dxa"/>
            <w:vAlign w:val="center"/>
          </w:tcPr>
          <w:p w14:paraId="41B0F9E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76" w:type="dxa"/>
            <w:vAlign w:val="center"/>
          </w:tcPr>
          <w:p w14:paraId="3D71162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54EE633C"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除上述列示的商业汇票外，本公司并无向贵行已贴现而尚未到期的其他商业汇票。</w:t>
      </w:r>
    </w:p>
    <w:p w14:paraId="5861E02B"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3DE1B6A0"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9</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本公司为持票人且由贵行托收（或由本公司提示付款）的商业汇票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3"/>
        <w:gridCol w:w="1614"/>
        <w:gridCol w:w="1035"/>
        <w:gridCol w:w="1516"/>
        <w:gridCol w:w="1372"/>
        <w:gridCol w:w="1372"/>
      </w:tblGrid>
      <w:tr w:rsidR="00DE645E" w14:paraId="65C89DD4" w14:textId="77777777">
        <w:trPr>
          <w:trHeight w:val="587"/>
        </w:trPr>
        <w:tc>
          <w:tcPr>
            <w:tcW w:w="1613" w:type="dxa"/>
            <w:vAlign w:val="center"/>
          </w:tcPr>
          <w:p w14:paraId="1727EC4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商业汇票号码</w:t>
            </w:r>
          </w:p>
        </w:tc>
        <w:tc>
          <w:tcPr>
            <w:tcW w:w="1614" w:type="dxa"/>
            <w:vAlign w:val="center"/>
          </w:tcPr>
          <w:p w14:paraId="719FEC3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承兑人名称</w:t>
            </w:r>
          </w:p>
        </w:tc>
        <w:tc>
          <w:tcPr>
            <w:tcW w:w="1035" w:type="dxa"/>
            <w:vAlign w:val="center"/>
          </w:tcPr>
          <w:p w14:paraId="1F36731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516" w:type="dxa"/>
            <w:vAlign w:val="center"/>
          </w:tcPr>
          <w:p w14:paraId="06EB1E1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票面金额</w:t>
            </w:r>
          </w:p>
        </w:tc>
        <w:tc>
          <w:tcPr>
            <w:tcW w:w="1372" w:type="dxa"/>
            <w:vAlign w:val="center"/>
          </w:tcPr>
          <w:p w14:paraId="04EE2A2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出票日</w:t>
            </w:r>
          </w:p>
        </w:tc>
        <w:tc>
          <w:tcPr>
            <w:tcW w:w="1372" w:type="dxa"/>
            <w:vAlign w:val="center"/>
          </w:tcPr>
          <w:p w14:paraId="3FD4E7A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r>
      <w:tr w:rsidR="00DE645E" w14:paraId="77021038" w14:textId="77777777">
        <w:trPr>
          <w:trHeight w:hRule="exact" w:val="454"/>
        </w:trPr>
        <w:tc>
          <w:tcPr>
            <w:tcW w:w="1613" w:type="dxa"/>
          </w:tcPr>
          <w:p w14:paraId="5C5BC0E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14" w:type="dxa"/>
          </w:tcPr>
          <w:p w14:paraId="4703630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35" w:type="dxa"/>
          </w:tcPr>
          <w:p w14:paraId="67FB2E4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16" w:type="dxa"/>
          </w:tcPr>
          <w:p w14:paraId="2A2C3E9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372" w:type="dxa"/>
          </w:tcPr>
          <w:p w14:paraId="7E6A72B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372" w:type="dxa"/>
          </w:tcPr>
          <w:p w14:paraId="54C0798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07766949" w14:textId="77777777">
        <w:trPr>
          <w:trHeight w:hRule="exact" w:val="454"/>
        </w:trPr>
        <w:tc>
          <w:tcPr>
            <w:tcW w:w="1613" w:type="dxa"/>
          </w:tcPr>
          <w:p w14:paraId="253523B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14" w:type="dxa"/>
          </w:tcPr>
          <w:p w14:paraId="02A6EDC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35" w:type="dxa"/>
          </w:tcPr>
          <w:p w14:paraId="58FCD92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16" w:type="dxa"/>
          </w:tcPr>
          <w:p w14:paraId="7722F87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372" w:type="dxa"/>
          </w:tcPr>
          <w:p w14:paraId="13A3F66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372" w:type="dxa"/>
          </w:tcPr>
          <w:p w14:paraId="142FC3C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64B1CDA4"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lastRenderedPageBreak/>
        <w:t>除上述列示的商业汇票外，本公司并无由贵行托收（或由本公司提示付款）的其他商业汇票。</w:t>
      </w:r>
    </w:p>
    <w:p w14:paraId="142AE84B" w14:textId="77777777" w:rsidR="00DE645E" w:rsidRDefault="008C3ED1">
      <w:pPr>
        <w:spacing w:after="0" w:line="24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4D1E454F"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lastRenderedPageBreak/>
        <w:t>10</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本公司为申请人，由贵行开具的、未履行完毕的不可撤销信用证</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1"/>
        <w:gridCol w:w="1421"/>
        <w:gridCol w:w="1420"/>
        <w:gridCol w:w="1420"/>
        <w:gridCol w:w="1420"/>
        <w:gridCol w:w="1420"/>
      </w:tblGrid>
      <w:tr w:rsidR="00DE645E" w14:paraId="40B566BD" w14:textId="77777777">
        <w:trPr>
          <w:trHeight w:val="748"/>
        </w:trPr>
        <w:tc>
          <w:tcPr>
            <w:tcW w:w="1421" w:type="dxa"/>
            <w:vAlign w:val="center"/>
          </w:tcPr>
          <w:p w14:paraId="1D55CD2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信用证号码</w:t>
            </w:r>
          </w:p>
        </w:tc>
        <w:tc>
          <w:tcPr>
            <w:tcW w:w="1421" w:type="dxa"/>
            <w:vAlign w:val="center"/>
          </w:tcPr>
          <w:p w14:paraId="7FAC28C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受益人</w:t>
            </w:r>
          </w:p>
        </w:tc>
        <w:tc>
          <w:tcPr>
            <w:tcW w:w="1420" w:type="dxa"/>
            <w:vAlign w:val="center"/>
          </w:tcPr>
          <w:p w14:paraId="0AA4814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420" w:type="dxa"/>
            <w:vAlign w:val="center"/>
          </w:tcPr>
          <w:p w14:paraId="640062B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信用证金额</w:t>
            </w:r>
          </w:p>
        </w:tc>
        <w:tc>
          <w:tcPr>
            <w:tcW w:w="1420" w:type="dxa"/>
            <w:vAlign w:val="center"/>
          </w:tcPr>
          <w:p w14:paraId="7DD83C8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1420" w:type="dxa"/>
            <w:vAlign w:val="center"/>
          </w:tcPr>
          <w:p w14:paraId="6B97FC4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未使用金额</w:t>
            </w:r>
          </w:p>
        </w:tc>
      </w:tr>
      <w:tr w:rsidR="00DE645E" w14:paraId="24CE3706" w14:textId="77777777">
        <w:trPr>
          <w:trHeight w:hRule="exact" w:val="454"/>
        </w:trPr>
        <w:tc>
          <w:tcPr>
            <w:tcW w:w="1421" w:type="dxa"/>
          </w:tcPr>
          <w:p w14:paraId="0A3336C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21" w:type="dxa"/>
          </w:tcPr>
          <w:p w14:paraId="69C858A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20" w:type="dxa"/>
          </w:tcPr>
          <w:p w14:paraId="45FD4CD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20" w:type="dxa"/>
          </w:tcPr>
          <w:p w14:paraId="2179B5F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20" w:type="dxa"/>
          </w:tcPr>
          <w:p w14:paraId="554680B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20" w:type="dxa"/>
          </w:tcPr>
          <w:p w14:paraId="0CC60C3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2E14F6A5" w14:textId="77777777">
        <w:trPr>
          <w:trHeight w:hRule="exact" w:val="454"/>
        </w:trPr>
        <w:tc>
          <w:tcPr>
            <w:tcW w:w="1421" w:type="dxa"/>
          </w:tcPr>
          <w:p w14:paraId="1621B3C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21" w:type="dxa"/>
          </w:tcPr>
          <w:p w14:paraId="25F9AD0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20" w:type="dxa"/>
          </w:tcPr>
          <w:p w14:paraId="766FF56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20" w:type="dxa"/>
          </w:tcPr>
          <w:p w14:paraId="4026670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20" w:type="dxa"/>
          </w:tcPr>
          <w:p w14:paraId="1C4B661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20" w:type="dxa"/>
          </w:tcPr>
          <w:p w14:paraId="13974A9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7546DA7A"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除上述列示的不可撤销信用证外，本公司并无由贵行开具的、未履行完毕的其他不可撤销信用证。</w:t>
      </w:r>
    </w:p>
    <w:p w14:paraId="3A385F8D"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1FB666FC"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11</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本公司与贵行之间未履行完毕的外汇买卖合约</w:t>
      </w:r>
    </w:p>
    <w:tbl>
      <w:tblPr>
        <w:tblW w:w="8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6"/>
        <w:gridCol w:w="1154"/>
        <w:gridCol w:w="1116"/>
        <w:gridCol w:w="1134"/>
        <w:gridCol w:w="1658"/>
        <w:gridCol w:w="770"/>
        <w:gridCol w:w="1114"/>
      </w:tblGrid>
      <w:tr w:rsidR="00DE645E" w14:paraId="7C6DC6F5" w14:textId="77777777">
        <w:trPr>
          <w:trHeight w:val="818"/>
        </w:trPr>
        <w:tc>
          <w:tcPr>
            <w:tcW w:w="1666" w:type="dxa"/>
            <w:vAlign w:val="center"/>
          </w:tcPr>
          <w:p w14:paraId="3399A55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类别</w:t>
            </w:r>
          </w:p>
        </w:tc>
        <w:tc>
          <w:tcPr>
            <w:tcW w:w="1154" w:type="dxa"/>
            <w:vAlign w:val="center"/>
          </w:tcPr>
          <w:p w14:paraId="2867F11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合约</w:t>
            </w:r>
          </w:p>
          <w:p w14:paraId="3699B37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号码</w:t>
            </w:r>
          </w:p>
        </w:tc>
        <w:tc>
          <w:tcPr>
            <w:tcW w:w="1116" w:type="dxa"/>
          </w:tcPr>
          <w:p w14:paraId="41868C1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贵行</w:t>
            </w:r>
          </w:p>
          <w:p w14:paraId="61B9EAA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卖出币种</w:t>
            </w:r>
          </w:p>
        </w:tc>
        <w:tc>
          <w:tcPr>
            <w:tcW w:w="1134" w:type="dxa"/>
            <w:vAlign w:val="center"/>
          </w:tcPr>
          <w:p w14:paraId="346B283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贵行</w:t>
            </w:r>
          </w:p>
          <w:p w14:paraId="0DF3686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买入币种</w:t>
            </w:r>
            <w:r>
              <w:rPr>
                <w:rFonts w:ascii="Times New Roman" w:eastAsia="仿宋_GB2312" w:hAnsi="Times New Roman" w:cs="Times New Roman"/>
                <w:kern w:val="2"/>
                <w:sz w:val="21"/>
                <w:szCs w:val="21"/>
              </w:rPr>
              <w:t xml:space="preserve"> </w:t>
            </w:r>
          </w:p>
        </w:tc>
        <w:tc>
          <w:tcPr>
            <w:tcW w:w="1658" w:type="dxa"/>
            <w:vAlign w:val="center"/>
          </w:tcPr>
          <w:p w14:paraId="4DF912C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未履行的</w:t>
            </w:r>
          </w:p>
          <w:p w14:paraId="6751600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合约买卖金额</w:t>
            </w:r>
          </w:p>
        </w:tc>
        <w:tc>
          <w:tcPr>
            <w:tcW w:w="770" w:type="dxa"/>
            <w:vAlign w:val="center"/>
          </w:tcPr>
          <w:p w14:paraId="37DF198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汇率</w:t>
            </w:r>
          </w:p>
        </w:tc>
        <w:tc>
          <w:tcPr>
            <w:tcW w:w="1114" w:type="dxa"/>
            <w:vAlign w:val="center"/>
          </w:tcPr>
          <w:p w14:paraId="04E265F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交收日期</w:t>
            </w:r>
          </w:p>
        </w:tc>
      </w:tr>
      <w:tr w:rsidR="00DE645E" w14:paraId="2611C924" w14:textId="77777777">
        <w:trPr>
          <w:trHeight w:hRule="exact" w:val="454"/>
        </w:trPr>
        <w:tc>
          <w:tcPr>
            <w:tcW w:w="1666" w:type="dxa"/>
          </w:tcPr>
          <w:p w14:paraId="1A76A13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54" w:type="dxa"/>
          </w:tcPr>
          <w:p w14:paraId="54145AE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16" w:type="dxa"/>
          </w:tcPr>
          <w:p w14:paraId="2BF1380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34" w:type="dxa"/>
          </w:tcPr>
          <w:p w14:paraId="5FFF16A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58" w:type="dxa"/>
          </w:tcPr>
          <w:p w14:paraId="58158BD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70" w:type="dxa"/>
          </w:tcPr>
          <w:p w14:paraId="4DA1A7C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14" w:type="dxa"/>
          </w:tcPr>
          <w:p w14:paraId="4DADF80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0CB0C943" w14:textId="77777777">
        <w:trPr>
          <w:trHeight w:hRule="exact" w:val="454"/>
        </w:trPr>
        <w:tc>
          <w:tcPr>
            <w:tcW w:w="1666" w:type="dxa"/>
          </w:tcPr>
          <w:p w14:paraId="135E295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54" w:type="dxa"/>
          </w:tcPr>
          <w:p w14:paraId="1E63EDF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16" w:type="dxa"/>
          </w:tcPr>
          <w:p w14:paraId="7AAC883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34" w:type="dxa"/>
          </w:tcPr>
          <w:p w14:paraId="47F1EF3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58" w:type="dxa"/>
          </w:tcPr>
          <w:p w14:paraId="2772A6A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70" w:type="dxa"/>
          </w:tcPr>
          <w:p w14:paraId="746F81A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14" w:type="dxa"/>
          </w:tcPr>
          <w:p w14:paraId="74CD8D4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7525D04D"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除上述列示的外汇买卖合约外，本公司并无与贵行之间未履行完毕的其他外汇买卖合约。</w:t>
      </w:r>
    </w:p>
    <w:p w14:paraId="46B50652"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29C04471"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12</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本公司存放于贵行托管的证券或其他产权文件</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763"/>
        <w:gridCol w:w="1470"/>
        <w:gridCol w:w="1469"/>
        <w:gridCol w:w="1762"/>
      </w:tblGrid>
      <w:tr w:rsidR="00DE645E" w14:paraId="18454677" w14:textId="77777777">
        <w:trPr>
          <w:trHeight w:val="463"/>
        </w:trPr>
        <w:tc>
          <w:tcPr>
            <w:tcW w:w="2058" w:type="dxa"/>
            <w:vAlign w:val="center"/>
          </w:tcPr>
          <w:p w14:paraId="500E75E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证券或</w:t>
            </w:r>
          </w:p>
          <w:p w14:paraId="55CEB48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其他产权文件名称</w:t>
            </w:r>
          </w:p>
        </w:tc>
        <w:tc>
          <w:tcPr>
            <w:tcW w:w="1763" w:type="dxa"/>
            <w:vAlign w:val="center"/>
          </w:tcPr>
          <w:p w14:paraId="75F0780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证券代码或</w:t>
            </w:r>
          </w:p>
          <w:p w14:paraId="253AA93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产权文件编号</w:t>
            </w:r>
          </w:p>
        </w:tc>
        <w:tc>
          <w:tcPr>
            <w:tcW w:w="1470" w:type="dxa"/>
            <w:vAlign w:val="center"/>
          </w:tcPr>
          <w:p w14:paraId="5679C39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数量</w:t>
            </w:r>
          </w:p>
        </w:tc>
        <w:tc>
          <w:tcPr>
            <w:tcW w:w="1469" w:type="dxa"/>
            <w:vAlign w:val="center"/>
          </w:tcPr>
          <w:p w14:paraId="185195A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762" w:type="dxa"/>
            <w:vAlign w:val="center"/>
          </w:tcPr>
          <w:p w14:paraId="0CE7160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金额</w:t>
            </w:r>
          </w:p>
        </w:tc>
      </w:tr>
      <w:tr w:rsidR="00DE645E" w14:paraId="0A67E9E5" w14:textId="77777777">
        <w:trPr>
          <w:trHeight w:hRule="exact" w:val="454"/>
        </w:trPr>
        <w:tc>
          <w:tcPr>
            <w:tcW w:w="2058" w:type="dxa"/>
          </w:tcPr>
          <w:p w14:paraId="34AD0BF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63" w:type="dxa"/>
          </w:tcPr>
          <w:p w14:paraId="6DB1AAB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70" w:type="dxa"/>
          </w:tcPr>
          <w:p w14:paraId="53EE5AE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69" w:type="dxa"/>
          </w:tcPr>
          <w:p w14:paraId="7A236EC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62" w:type="dxa"/>
          </w:tcPr>
          <w:p w14:paraId="3C5E582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69659648" w14:textId="77777777">
        <w:trPr>
          <w:trHeight w:hRule="exact" w:val="454"/>
        </w:trPr>
        <w:tc>
          <w:tcPr>
            <w:tcW w:w="2058" w:type="dxa"/>
          </w:tcPr>
          <w:p w14:paraId="4F84ABF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63" w:type="dxa"/>
          </w:tcPr>
          <w:p w14:paraId="2FC6F2C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70" w:type="dxa"/>
          </w:tcPr>
          <w:p w14:paraId="7E5CD5B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69" w:type="dxa"/>
          </w:tcPr>
          <w:p w14:paraId="4A80DA3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62" w:type="dxa"/>
          </w:tcPr>
          <w:p w14:paraId="4C40B4D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7943389F"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除上述列示的证券或其他产权文件外，本公司并无存放于贵行托管的其他证券或其他产权文件。</w:t>
      </w:r>
    </w:p>
    <w:p w14:paraId="22E01E41" w14:textId="77777777" w:rsidR="00DE645E" w:rsidRDefault="008C3ED1">
      <w:pPr>
        <w:spacing w:after="0" w:line="24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0AF56C13"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lastRenderedPageBreak/>
        <w:t>13</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本公司购买的由贵行发行的未到期银行理财产品</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1273"/>
        <w:gridCol w:w="962"/>
        <w:gridCol w:w="1065"/>
        <w:gridCol w:w="1065"/>
        <w:gridCol w:w="1065"/>
        <w:gridCol w:w="1065"/>
        <w:gridCol w:w="1065"/>
      </w:tblGrid>
      <w:tr w:rsidR="00DE645E" w14:paraId="43C031FD" w14:textId="77777777">
        <w:trPr>
          <w:trHeight w:val="788"/>
          <w:tblHeader/>
        </w:trPr>
        <w:tc>
          <w:tcPr>
            <w:tcW w:w="962" w:type="dxa"/>
            <w:vAlign w:val="center"/>
          </w:tcPr>
          <w:p w14:paraId="043FBAD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产品</w:t>
            </w:r>
          </w:p>
          <w:p w14:paraId="1BEEBA5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1273" w:type="dxa"/>
            <w:vAlign w:val="center"/>
          </w:tcPr>
          <w:p w14:paraId="306E9FD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产品类型（封闭式</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开放式）</w:t>
            </w:r>
          </w:p>
        </w:tc>
        <w:tc>
          <w:tcPr>
            <w:tcW w:w="962" w:type="dxa"/>
            <w:vAlign w:val="center"/>
          </w:tcPr>
          <w:p w14:paraId="1EF638C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065" w:type="dxa"/>
            <w:vAlign w:val="center"/>
          </w:tcPr>
          <w:p w14:paraId="66EDA71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持有份额</w:t>
            </w:r>
          </w:p>
        </w:tc>
        <w:tc>
          <w:tcPr>
            <w:tcW w:w="1065" w:type="dxa"/>
            <w:vAlign w:val="center"/>
          </w:tcPr>
          <w:p w14:paraId="463064B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产品净值</w:t>
            </w:r>
          </w:p>
        </w:tc>
        <w:tc>
          <w:tcPr>
            <w:tcW w:w="1065" w:type="dxa"/>
            <w:vAlign w:val="center"/>
          </w:tcPr>
          <w:p w14:paraId="49958DC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购买日</w:t>
            </w:r>
          </w:p>
        </w:tc>
        <w:tc>
          <w:tcPr>
            <w:tcW w:w="1065" w:type="dxa"/>
            <w:vAlign w:val="center"/>
          </w:tcPr>
          <w:p w14:paraId="096C494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1065" w:type="dxa"/>
            <w:vAlign w:val="center"/>
          </w:tcPr>
          <w:p w14:paraId="1A44280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是否被用于担保或存在其他使用限制</w:t>
            </w:r>
          </w:p>
        </w:tc>
      </w:tr>
      <w:tr w:rsidR="00DE645E" w14:paraId="784EA358" w14:textId="77777777">
        <w:trPr>
          <w:trHeight w:hRule="exact" w:val="454"/>
        </w:trPr>
        <w:tc>
          <w:tcPr>
            <w:tcW w:w="962" w:type="dxa"/>
          </w:tcPr>
          <w:p w14:paraId="3F4A9F8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73" w:type="dxa"/>
          </w:tcPr>
          <w:p w14:paraId="2CD62DF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62" w:type="dxa"/>
          </w:tcPr>
          <w:p w14:paraId="2FAD701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2BB1C74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5E37772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10E2735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5A6F096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70C95F0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4E779D13" w14:textId="77777777">
        <w:trPr>
          <w:trHeight w:hRule="exact" w:val="454"/>
        </w:trPr>
        <w:tc>
          <w:tcPr>
            <w:tcW w:w="962" w:type="dxa"/>
          </w:tcPr>
          <w:p w14:paraId="7BDD5C1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73" w:type="dxa"/>
          </w:tcPr>
          <w:p w14:paraId="762267D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62" w:type="dxa"/>
          </w:tcPr>
          <w:p w14:paraId="20F7B28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59898B4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0CB154F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0A15AC0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7C762F2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5CFC19D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5DD1D18B"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除上述列示的银行理财产品外，本公司并未购买其他由贵行发行的理财产品。</w:t>
      </w:r>
    </w:p>
    <w:p w14:paraId="5560B40F"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79E8993C"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14</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其他</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DE645E" w14:paraId="0A87D59E" w14:textId="77777777">
        <w:trPr>
          <w:trHeight w:val="596"/>
          <w:jc w:val="center"/>
        </w:trPr>
        <w:tc>
          <w:tcPr>
            <w:tcW w:w="8420" w:type="dxa"/>
          </w:tcPr>
          <w:p w14:paraId="6B4B8150"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4AACD744"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63CB399F"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066E7483"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567880B5"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67EE85A7"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448A5912"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r>
    </w:tbl>
    <w:p w14:paraId="181ACC38" w14:textId="77777777" w:rsidR="00DE645E" w:rsidRDefault="00DE645E">
      <w:pPr>
        <w:spacing w:after="0" w:line="360" w:lineRule="auto"/>
        <w:rPr>
          <w:rFonts w:ascii="Times New Roman" w:eastAsia="仿宋_GB2312" w:hAnsi="Times New Roman" w:cs="Times New Roman"/>
          <w:b/>
          <w:kern w:val="2"/>
          <w:sz w:val="21"/>
          <w:szCs w:val="21"/>
        </w:rPr>
      </w:pPr>
    </w:p>
    <w:p w14:paraId="57192E33"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附表</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资金归集（资金池或其他资金管理）账户具体信息</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8"/>
        <w:gridCol w:w="1486"/>
        <w:gridCol w:w="883"/>
        <w:gridCol w:w="1556"/>
        <w:gridCol w:w="783"/>
        <w:gridCol w:w="521"/>
        <w:gridCol w:w="2194"/>
        <w:gridCol w:w="521"/>
      </w:tblGrid>
      <w:tr w:rsidR="00DE645E" w14:paraId="38ECE74D" w14:textId="77777777">
        <w:trPr>
          <w:jc w:val="center"/>
        </w:trPr>
        <w:tc>
          <w:tcPr>
            <w:tcW w:w="578" w:type="dxa"/>
            <w:vAlign w:val="center"/>
          </w:tcPr>
          <w:p w14:paraId="7C0E3AA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序号</w:t>
            </w:r>
          </w:p>
        </w:tc>
        <w:tc>
          <w:tcPr>
            <w:tcW w:w="1486" w:type="dxa"/>
            <w:vAlign w:val="center"/>
          </w:tcPr>
          <w:p w14:paraId="48ED40F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资金提供机构名称（即拨入资金的具体机构）</w:t>
            </w:r>
          </w:p>
        </w:tc>
        <w:tc>
          <w:tcPr>
            <w:tcW w:w="883" w:type="dxa"/>
            <w:vAlign w:val="center"/>
          </w:tcPr>
          <w:p w14:paraId="50E1CFA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资金提供机构账号</w:t>
            </w:r>
          </w:p>
        </w:tc>
        <w:tc>
          <w:tcPr>
            <w:tcW w:w="1556" w:type="dxa"/>
            <w:vAlign w:val="center"/>
          </w:tcPr>
          <w:p w14:paraId="01E7C23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资金使用机构名称（即向该具体机构拨出资金）</w:t>
            </w:r>
          </w:p>
        </w:tc>
        <w:tc>
          <w:tcPr>
            <w:tcW w:w="783" w:type="dxa"/>
            <w:vAlign w:val="center"/>
          </w:tcPr>
          <w:p w14:paraId="3312603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资金使用机构账号</w:t>
            </w:r>
          </w:p>
        </w:tc>
        <w:tc>
          <w:tcPr>
            <w:tcW w:w="521" w:type="dxa"/>
            <w:vAlign w:val="center"/>
          </w:tcPr>
          <w:p w14:paraId="63020C9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2194" w:type="dxa"/>
            <w:vAlign w:val="center"/>
          </w:tcPr>
          <w:p w14:paraId="60A9582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proofErr w:type="gramStart"/>
            <w:r>
              <w:rPr>
                <w:rFonts w:ascii="Times New Roman" w:eastAsia="仿宋_GB2312" w:hAnsi="Times New Roman" w:cs="Times New Roman" w:hint="eastAsia"/>
                <w:kern w:val="2"/>
                <w:sz w:val="21"/>
                <w:szCs w:val="21"/>
              </w:rPr>
              <w:t>截至函证基准</w:t>
            </w:r>
            <w:proofErr w:type="gramEnd"/>
            <w:r>
              <w:rPr>
                <w:rFonts w:ascii="Times New Roman" w:eastAsia="仿宋_GB2312" w:hAnsi="Times New Roman" w:cs="Times New Roman" w:hint="eastAsia"/>
                <w:kern w:val="2"/>
                <w:sz w:val="21"/>
                <w:szCs w:val="21"/>
              </w:rPr>
              <w:t>日拨入或拨出资金余额</w:t>
            </w:r>
            <w:r>
              <w:rPr>
                <w:rFonts w:ascii="Times New Roman" w:eastAsia="仿宋_GB2312" w:hAnsi="Times New Roman" w:cs="Times New Roman"/>
                <w:kern w:val="2"/>
                <w:sz w:val="21"/>
                <w:szCs w:val="21"/>
              </w:rPr>
              <w:br/>
            </w:r>
            <w:r>
              <w:rPr>
                <w:rFonts w:ascii="Times New Roman" w:eastAsia="仿宋_GB2312" w:hAnsi="Times New Roman" w:cs="Times New Roman" w:hint="eastAsia"/>
                <w:kern w:val="2"/>
                <w:sz w:val="21"/>
                <w:szCs w:val="21"/>
              </w:rPr>
              <w:t>（拨出填列正数，拨入填列负数）</w:t>
            </w:r>
          </w:p>
        </w:tc>
        <w:tc>
          <w:tcPr>
            <w:tcW w:w="521" w:type="dxa"/>
            <w:vAlign w:val="center"/>
          </w:tcPr>
          <w:p w14:paraId="5BA736C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70F10C39" w14:textId="77777777">
        <w:trPr>
          <w:jc w:val="center"/>
        </w:trPr>
        <w:tc>
          <w:tcPr>
            <w:tcW w:w="578" w:type="dxa"/>
          </w:tcPr>
          <w:p w14:paraId="7372569A"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1</w:t>
            </w:r>
          </w:p>
        </w:tc>
        <w:tc>
          <w:tcPr>
            <w:tcW w:w="1486" w:type="dxa"/>
          </w:tcPr>
          <w:p w14:paraId="047145CA"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举例：</w:t>
            </w:r>
            <w:r>
              <w:rPr>
                <w:rFonts w:ascii="Times New Roman" w:eastAsia="仿宋_GB2312" w:hAnsi="Times New Roman" w:cs="Times New Roman"/>
                <w:kern w:val="2"/>
                <w:sz w:val="21"/>
                <w:szCs w:val="21"/>
              </w:rPr>
              <w:t>A</w:t>
            </w:r>
            <w:r>
              <w:rPr>
                <w:rFonts w:ascii="Times New Roman" w:eastAsia="仿宋_GB2312" w:hAnsi="Times New Roman" w:cs="Times New Roman" w:hint="eastAsia"/>
                <w:kern w:val="2"/>
                <w:sz w:val="21"/>
                <w:szCs w:val="21"/>
              </w:rPr>
              <w:t>公司</w:t>
            </w:r>
          </w:p>
        </w:tc>
        <w:tc>
          <w:tcPr>
            <w:tcW w:w="883" w:type="dxa"/>
          </w:tcPr>
          <w:p w14:paraId="088F02F8"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1556" w:type="dxa"/>
          </w:tcPr>
          <w:p w14:paraId="71719A7D"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noProof/>
                <w:kern w:val="2"/>
                <w:sz w:val="21"/>
                <w:szCs w:val="21"/>
              </w:rPr>
              <w:drawing>
                <wp:inline distT="0" distB="0" distL="0" distR="0" wp14:anchorId="277A948C" wp14:editId="24A17C27">
                  <wp:extent cx="15875" cy="15875"/>
                  <wp:effectExtent l="0" t="0" r="0" b="0"/>
                  <wp:docPr id="5" name="图片 5"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id:_Foxmail.1@752c7e8a-18e1-276e-cd8c-a99c1141dafc"/>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783" w:type="dxa"/>
          </w:tcPr>
          <w:p w14:paraId="2E40A8AB"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521" w:type="dxa"/>
          </w:tcPr>
          <w:p w14:paraId="01937A52"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2194" w:type="dxa"/>
          </w:tcPr>
          <w:p w14:paraId="11C8593C"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w:t>
            </w:r>
          </w:p>
        </w:tc>
        <w:tc>
          <w:tcPr>
            <w:tcW w:w="521" w:type="dxa"/>
          </w:tcPr>
          <w:p w14:paraId="4E14042D"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r>
      <w:tr w:rsidR="00DE645E" w14:paraId="12DD3B88" w14:textId="77777777">
        <w:trPr>
          <w:jc w:val="center"/>
        </w:trPr>
        <w:tc>
          <w:tcPr>
            <w:tcW w:w="578" w:type="dxa"/>
          </w:tcPr>
          <w:p w14:paraId="6A6ECF01"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2</w:t>
            </w:r>
          </w:p>
        </w:tc>
        <w:tc>
          <w:tcPr>
            <w:tcW w:w="1486" w:type="dxa"/>
          </w:tcPr>
          <w:p w14:paraId="38085392"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noProof/>
                <w:kern w:val="2"/>
                <w:sz w:val="21"/>
                <w:szCs w:val="21"/>
              </w:rPr>
              <w:drawing>
                <wp:inline distT="0" distB="0" distL="0" distR="0" wp14:anchorId="6224ADF8" wp14:editId="34330013">
                  <wp:extent cx="15875" cy="15875"/>
                  <wp:effectExtent l="0" t="0" r="0" b="0"/>
                  <wp:docPr id="6" name="图片 6"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id:_Foxmail.1@752c7e8a-18e1-276e-cd8c-a99c1141dafc"/>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883" w:type="dxa"/>
          </w:tcPr>
          <w:p w14:paraId="327AEBB2"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1556" w:type="dxa"/>
          </w:tcPr>
          <w:p w14:paraId="30B0D578"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举例：</w:t>
            </w:r>
            <w:r>
              <w:rPr>
                <w:rFonts w:ascii="Times New Roman" w:eastAsia="仿宋_GB2312" w:hAnsi="Times New Roman" w:cs="Times New Roman"/>
                <w:kern w:val="2"/>
                <w:sz w:val="21"/>
                <w:szCs w:val="21"/>
              </w:rPr>
              <w:t>B</w:t>
            </w:r>
            <w:r>
              <w:rPr>
                <w:rFonts w:ascii="Times New Roman" w:eastAsia="仿宋_GB2312" w:hAnsi="Times New Roman" w:cs="Times New Roman" w:hint="eastAsia"/>
                <w:kern w:val="2"/>
                <w:sz w:val="21"/>
                <w:szCs w:val="21"/>
              </w:rPr>
              <w:t>公司</w:t>
            </w:r>
          </w:p>
        </w:tc>
        <w:tc>
          <w:tcPr>
            <w:tcW w:w="783" w:type="dxa"/>
          </w:tcPr>
          <w:p w14:paraId="0AFA3337"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521" w:type="dxa"/>
          </w:tcPr>
          <w:p w14:paraId="3B8B778F"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2194" w:type="dxa"/>
          </w:tcPr>
          <w:p w14:paraId="707673BA"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w:t>
            </w:r>
          </w:p>
        </w:tc>
        <w:tc>
          <w:tcPr>
            <w:tcW w:w="521" w:type="dxa"/>
          </w:tcPr>
          <w:p w14:paraId="0B428B0D"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r>
      <w:tr w:rsidR="00DE645E" w14:paraId="4A828BFE" w14:textId="77777777">
        <w:trPr>
          <w:jc w:val="center"/>
        </w:trPr>
        <w:tc>
          <w:tcPr>
            <w:tcW w:w="578" w:type="dxa"/>
          </w:tcPr>
          <w:p w14:paraId="4C4180A9" w14:textId="77777777" w:rsidR="00DE645E" w:rsidRDefault="008C3ED1">
            <w:pPr>
              <w:widowControl w:val="0"/>
              <w:spacing w:after="0" w:line="360" w:lineRule="auto"/>
              <w:jc w:val="both"/>
              <w:rPr>
                <w:rFonts w:ascii="Times New Roman" w:hAnsi="Times New Roman" w:cs="Times New Roman"/>
                <w:kern w:val="2"/>
                <w:sz w:val="21"/>
                <w:szCs w:val="21"/>
              </w:rPr>
            </w:pPr>
            <w:r>
              <w:rPr>
                <w:rFonts w:ascii="Times New Roman" w:hAnsi="Times New Roman" w:cs="Times New Roman"/>
                <w:kern w:val="2"/>
                <w:sz w:val="21"/>
                <w:szCs w:val="21"/>
              </w:rPr>
              <w:lastRenderedPageBreak/>
              <w:t>...</w:t>
            </w:r>
          </w:p>
        </w:tc>
        <w:tc>
          <w:tcPr>
            <w:tcW w:w="1486" w:type="dxa"/>
          </w:tcPr>
          <w:p w14:paraId="07F1AC57" w14:textId="77777777" w:rsidR="00DE645E" w:rsidRDefault="008C3ED1">
            <w:pPr>
              <w:widowControl w:val="0"/>
              <w:spacing w:after="0" w:line="360" w:lineRule="auto"/>
              <w:jc w:val="both"/>
              <w:rPr>
                <w:rFonts w:ascii="Times New Roman" w:hAnsi="Times New Roman" w:cs="Times New Roman"/>
                <w:kern w:val="2"/>
                <w:sz w:val="21"/>
                <w:szCs w:val="21"/>
              </w:rPr>
            </w:pPr>
            <w:r>
              <w:rPr>
                <w:rFonts w:ascii="Times New Roman" w:hAnsi="Times New Roman" w:cs="Times New Roman"/>
                <w:kern w:val="2"/>
                <w:sz w:val="21"/>
                <w:szCs w:val="21"/>
              </w:rPr>
              <w:t>...</w:t>
            </w:r>
          </w:p>
        </w:tc>
        <w:tc>
          <w:tcPr>
            <w:tcW w:w="883" w:type="dxa"/>
          </w:tcPr>
          <w:p w14:paraId="5D6D2A05" w14:textId="77777777" w:rsidR="00DE645E" w:rsidRDefault="00DE645E">
            <w:pPr>
              <w:widowControl w:val="0"/>
              <w:spacing w:after="0" w:line="360" w:lineRule="auto"/>
              <w:jc w:val="both"/>
              <w:rPr>
                <w:rFonts w:ascii="Times New Roman" w:hAnsi="Times New Roman" w:cs="Times New Roman"/>
                <w:kern w:val="2"/>
                <w:sz w:val="21"/>
                <w:szCs w:val="21"/>
              </w:rPr>
            </w:pPr>
          </w:p>
        </w:tc>
        <w:tc>
          <w:tcPr>
            <w:tcW w:w="1556" w:type="dxa"/>
          </w:tcPr>
          <w:p w14:paraId="3FF1E64C" w14:textId="77777777" w:rsidR="00DE645E" w:rsidRDefault="008C3ED1">
            <w:pPr>
              <w:widowControl w:val="0"/>
              <w:spacing w:after="0" w:line="360" w:lineRule="auto"/>
              <w:jc w:val="both"/>
              <w:rPr>
                <w:rFonts w:ascii="Times New Roman" w:hAnsi="Times New Roman" w:cs="Times New Roman"/>
                <w:kern w:val="2"/>
                <w:sz w:val="21"/>
                <w:szCs w:val="21"/>
              </w:rPr>
            </w:pPr>
            <w:r>
              <w:rPr>
                <w:rFonts w:ascii="Times New Roman" w:hAnsi="Times New Roman" w:cs="Times New Roman"/>
                <w:kern w:val="2"/>
                <w:sz w:val="21"/>
                <w:szCs w:val="21"/>
              </w:rPr>
              <w:t>...</w:t>
            </w:r>
          </w:p>
        </w:tc>
        <w:tc>
          <w:tcPr>
            <w:tcW w:w="783" w:type="dxa"/>
          </w:tcPr>
          <w:p w14:paraId="3E1CBB57" w14:textId="77777777" w:rsidR="00DE645E" w:rsidRDefault="00DE645E">
            <w:pPr>
              <w:widowControl w:val="0"/>
              <w:spacing w:after="0" w:line="360" w:lineRule="auto"/>
              <w:jc w:val="both"/>
              <w:rPr>
                <w:rFonts w:ascii="Times New Roman" w:hAnsi="Times New Roman" w:cs="Times New Roman"/>
                <w:kern w:val="2"/>
                <w:sz w:val="21"/>
                <w:szCs w:val="21"/>
              </w:rPr>
            </w:pPr>
          </w:p>
        </w:tc>
        <w:tc>
          <w:tcPr>
            <w:tcW w:w="521" w:type="dxa"/>
          </w:tcPr>
          <w:p w14:paraId="6F4BC840" w14:textId="77777777" w:rsidR="00DE645E" w:rsidRDefault="00DE645E">
            <w:pPr>
              <w:widowControl w:val="0"/>
              <w:spacing w:after="0" w:line="360" w:lineRule="auto"/>
              <w:jc w:val="both"/>
              <w:rPr>
                <w:rFonts w:ascii="Times New Roman" w:hAnsi="Times New Roman" w:cs="Times New Roman"/>
                <w:kern w:val="2"/>
                <w:sz w:val="21"/>
                <w:szCs w:val="21"/>
              </w:rPr>
            </w:pPr>
          </w:p>
        </w:tc>
        <w:tc>
          <w:tcPr>
            <w:tcW w:w="2194" w:type="dxa"/>
          </w:tcPr>
          <w:p w14:paraId="494E42AD" w14:textId="77777777" w:rsidR="00DE645E" w:rsidRDefault="008C3ED1">
            <w:pPr>
              <w:widowControl w:val="0"/>
              <w:spacing w:after="0" w:line="360" w:lineRule="auto"/>
              <w:jc w:val="both"/>
              <w:rPr>
                <w:rFonts w:ascii="Times New Roman" w:hAnsi="Times New Roman" w:cs="Times New Roman"/>
                <w:kern w:val="2"/>
                <w:sz w:val="21"/>
                <w:szCs w:val="21"/>
              </w:rPr>
            </w:pPr>
            <w:r>
              <w:rPr>
                <w:rFonts w:ascii="Times New Roman" w:hAnsi="Times New Roman" w:cs="Times New Roman"/>
                <w:kern w:val="2"/>
                <w:sz w:val="21"/>
                <w:szCs w:val="21"/>
              </w:rPr>
              <w:t>...</w:t>
            </w:r>
          </w:p>
        </w:tc>
        <w:tc>
          <w:tcPr>
            <w:tcW w:w="521" w:type="dxa"/>
          </w:tcPr>
          <w:p w14:paraId="5A60B166" w14:textId="77777777" w:rsidR="00DE645E" w:rsidRDefault="00DE645E">
            <w:pPr>
              <w:widowControl w:val="0"/>
              <w:spacing w:after="0" w:line="360" w:lineRule="auto"/>
              <w:jc w:val="both"/>
              <w:rPr>
                <w:rFonts w:ascii="Times New Roman" w:hAnsi="Times New Roman" w:cs="Times New Roman"/>
                <w:kern w:val="2"/>
                <w:sz w:val="21"/>
                <w:szCs w:val="21"/>
              </w:rPr>
            </w:pPr>
          </w:p>
        </w:tc>
      </w:tr>
    </w:tbl>
    <w:p w14:paraId="0D41655F" w14:textId="77777777" w:rsidR="00DE645E" w:rsidRDefault="00DE645E">
      <w:pPr>
        <w:spacing w:after="0" w:line="240" w:lineRule="auto"/>
        <w:rPr>
          <w:rFonts w:ascii="Times New Roman" w:eastAsia="仿宋_GB2312" w:hAnsi="Times New Roman" w:cs="Times New Roman"/>
          <w:b/>
          <w:kern w:val="2"/>
          <w:sz w:val="21"/>
          <w:szCs w:val="21"/>
        </w:rPr>
      </w:pPr>
    </w:p>
    <w:p w14:paraId="20DA95AD" w14:textId="77777777" w:rsidR="00DE645E" w:rsidRDefault="008C3ED1">
      <w:pPr>
        <w:spacing w:after="0" w:line="240" w:lineRule="auto"/>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br w:type="page"/>
      </w:r>
    </w:p>
    <w:tbl>
      <w:tblPr>
        <w:tblStyle w:val="af7"/>
        <w:tblW w:w="8522" w:type="dxa"/>
        <w:jc w:val="center"/>
        <w:tblLook w:val="04A0" w:firstRow="1" w:lastRow="0" w:firstColumn="1" w:lastColumn="0" w:noHBand="0" w:noVBand="1"/>
      </w:tblPr>
      <w:tblGrid>
        <w:gridCol w:w="8522"/>
      </w:tblGrid>
      <w:tr w:rsidR="00DE645E" w14:paraId="4E102482" w14:textId="77777777">
        <w:trPr>
          <w:jc w:val="center"/>
        </w:trPr>
        <w:tc>
          <w:tcPr>
            <w:tcW w:w="8522" w:type="dxa"/>
          </w:tcPr>
          <w:p w14:paraId="7CACCF1B" w14:textId="77777777" w:rsidR="00DE645E" w:rsidRDefault="008C3ED1">
            <w:pPr>
              <w:widowControl w:val="0"/>
              <w:spacing w:beforeLines="50" w:before="156" w:after="0" w:line="360" w:lineRule="auto"/>
              <w:ind w:firstLine="420"/>
              <w:jc w:val="center"/>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lastRenderedPageBreak/>
              <w:t xml:space="preserve">                  </w:t>
            </w:r>
            <w:r>
              <w:rPr>
                <w:rFonts w:ascii="Times New Roman" w:eastAsia="仿宋_GB2312" w:hAnsi="Times New Roman" w:cs="Times New Roman" w:hint="eastAsia"/>
                <w:b/>
                <w:kern w:val="2"/>
                <w:sz w:val="21"/>
                <w:szCs w:val="21"/>
              </w:rPr>
              <w:t>××公司</w:t>
            </w:r>
            <w:r>
              <w:rPr>
                <w:rFonts w:ascii="Times New Roman" w:eastAsia="仿宋_GB2312" w:hAnsi="Times New Roman" w:cs="Times New Roman"/>
                <w:b/>
                <w:kern w:val="2"/>
                <w:sz w:val="21"/>
                <w:szCs w:val="21"/>
              </w:rPr>
              <w:t>[</w:t>
            </w:r>
            <w:r>
              <w:rPr>
                <w:rFonts w:ascii="Times New Roman" w:eastAsia="仿宋_GB2312" w:hAnsi="Times New Roman" w:cs="Times New Roman" w:hint="eastAsia"/>
                <w:b/>
                <w:kern w:val="2"/>
                <w:sz w:val="21"/>
                <w:szCs w:val="21"/>
              </w:rPr>
              <w:t>预留签章</w:t>
            </w:r>
            <w:r>
              <w:rPr>
                <w:rFonts w:ascii="Times New Roman" w:eastAsia="仿宋_GB2312" w:hAnsi="Times New Roman" w:cs="Times New Roman"/>
                <w:b/>
                <w:kern w:val="2"/>
                <w:sz w:val="21"/>
                <w:szCs w:val="21"/>
              </w:rPr>
              <w:t>]/[</w:t>
            </w:r>
            <w:r>
              <w:rPr>
                <w:rFonts w:ascii="Times New Roman" w:eastAsia="仿宋_GB2312" w:hAnsi="Times New Roman" w:cs="Times New Roman" w:hint="eastAsia"/>
                <w:b/>
                <w:kern w:val="2"/>
                <w:sz w:val="21"/>
                <w:szCs w:val="21"/>
              </w:rPr>
              <w:t>采用电子授权</w:t>
            </w:r>
            <w:r>
              <w:rPr>
                <w:rFonts w:ascii="Times New Roman" w:eastAsia="仿宋_GB2312" w:hAnsi="Times New Roman" w:cs="Times New Roman"/>
                <w:b/>
                <w:kern w:val="2"/>
                <w:sz w:val="21"/>
                <w:szCs w:val="21"/>
              </w:rPr>
              <w:t>]</w:t>
            </w:r>
          </w:p>
          <w:p w14:paraId="0C924708" w14:textId="77777777" w:rsidR="00DE645E" w:rsidRDefault="00DE645E">
            <w:pPr>
              <w:widowControl w:val="0"/>
              <w:spacing w:after="0" w:line="360" w:lineRule="auto"/>
              <w:ind w:firstLine="420"/>
              <w:jc w:val="center"/>
              <w:rPr>
                <w:rFonts w:ascii="Times New Roman" w:eastAsia="仿宋_GB2312" w:hAnsi="Times New Roman" w:cs="Times New Roman"/>
                <w:b/>
                <w:kern w:val="2"/>
                <w:sz w:val="21"/>
                <w:szCs w:val="21"/>
              </w:rPr>
            </w:pPr>
          </w:p>
          <w:p w14:paraId="62BBBA12" w14:textId="77777777" w:rsidR="00DE645E" w:rsidRDefault="008C3ED1">
            <w:pPr>
              <w:widowControl w:val="0"/>
              <w:spacing w:after="0" w:line="360" w:lineRule="auto"/>
              <w:ind w:firstLine="420"/>
              <w:jc w:val="center"/>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t xml:space="preserve">  </w:t>
            </w:r>
          </w:p>
          <w:p w14:paraId="56DE3F45" w14:textId="77777777" w:rsidR="00DE645E" w:rsidRDefault="008C3ED1">
            <w:pPr>
              <w:widowControl w:val="0"/>
              <w:spacing w:after="0" w:line="360" w:lineRule="auto"/>
              <w:ind w:firstLine="420"/>
              <w:jc w:val="center"/>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t xml:space="preserve">                   </w:t>
            </w:r>
          </w:p>
          <w:p w14:paraId="272E2823" w14:textId="77777777" w:rsidR="00DE645E" w:rsidRDefault="00DE645E">
            <w:pPr>
              <w:widowControl w:val="0"/>
              <w:spacing w:after="0" w:line="360" w:lineRule="auto"/>
              <w:ind w:firstLine="420"/>
              <w:jc w:val="center"/>
              <w:rPr>
                <w:rFonts w:ascii="Times New Roman" w:eastAsia="仿宋_GB2312" w:hAnsi="Times New Roman" w:cs="Times New Roman"/>
                <w:b/>
                <w:kern w:val="2"/>
                <w:sz w:val="21"/>
                <w:szCs w:val="21"/>
              </w:rPr>
            </w:pPr>
          </w:p>
          <w:p w14:paraId="30C69A09" w14:textId="77777777" w:rsidR="00DE645E" w:rsidRDefault="008C3ED1">
            <w:pPr>
              <w:widowControl w:val="0"/>
              <w:spacing w:after="0" w:line="360" w:lineRule="auto"/>
              <w:ind w:firstLine="420"/>
              <w:jc w:val="center"/>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年</w:t>
            </w: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月</w:t>
            </w: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日</w:t>
            </w:r>
          </w:p>
        </w:tc>
      </w:tr>
      <w:tr w:rsidR="00DE645E" w14:paraId="76EA239A" w14:textId="77777777">
        <w:trPr>
          <w:jc w:val="center"/>
        </w:trPr>
        <w:tc>
          <w:tcPr>
            <w:tcW w:w="8522" w:type="dxa"/>
          </w:tcPr>
          <w:p w14:paraId="5C5575E0" w14:textId="77777777" w:rsidR="00DE645E" w:rsidRDefault="008C3ED1">
            <w:pPr>
              <w:widowControl w:val="0"/>
              <w:spacing w:afterLines="50" w:after="156" w:line="360" w:lineRule="auto"/>
              <w:ind w:firstLine="420"/>
              <w:jc w:val="center"/>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公司经办人：</w:t>
            </w:r>
          </w:p>
          <w:p w14:paraId="55980CBB" w14:textId="77777777" w:rsidR="00DE645E" w:rsidRDefault="008C3ED1">
            <w:pPr>
              <w:widowControl w:val="0"/>
              <w:spacing w:afterLines="50" w:after="156" w:line="360" w:lineRule="auto"/>
              <w:ind w:firstLine="420"/>
              <w:jc w:val="center"/>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职</w:t>
            </w:r>
            <w:r>
              <w:rPr>
                <w:rFonts w:ascii="Times New Roman" w:eastAsia="仿宋_GB2312" w:hAnsi="Times New Roman" w:cs="Times New Roman"/>
                <w:b/>
                <w:kern w:val="2"/>
                <w:sz w:val="21"/>
                <w:szCs w:val="21"/>
              </w:rPr>
              <w:t xml:space="preserve">  </w:t>
            </w:r>
            <w:proofErr w:type="gramStart"/>
            <w:r>
              <w:rPr>
                <w:rFonts w:ascii="Times New Roman" w:eastAsia="仿宋_GB2312" w:hAnsi="Times New Roman" w:cs="Times New Roman" w:hint="eastAsia"/>
                <w:b/>
                <w:kern w:val="2"/>
                <w:sz w:val="21"/>
                <w:szCs w:val="21"/>
              </w:rPr>
              <w:t>务</w:t>
            </w:r>
            <w:proofErr w:type="gramEnd"/>
            <w:r>
              <w:rPr>
                <w:rFonts w:ascii="Times New Roman" w:eastAsia="仿宋_GB2312" w:hAnsi="Times New Roman" w:cs="Times New Roman" w:hint="eastAsia"/>
                <w:b/>
                <w:kern w:val="2"/>
                <w:sz w:val="21"/>
                <w:szCs w:val="21"/>
              </w:rPr>
              <w:t>：</w:t>
            </w:r>
          </w:p>
          <w:p w14:paraId="452D5386" w14:textId="77777777" w:rsidR="00DE645E" w:rsidRDefault="008C3ED1">
            <w:pPr>
              <w:widowControl w:val="0"/>
              <w:spacing w:afterLines="50" w:after="156" w:line="360" w:lineRule="auto"/>
              <w:ind w:firstLine="420"/>
              <w:jc w:val="center"/>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电</w:t>
            </w: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话：</w:t>
            </w:r>
            <w:r>
              <w:rPr>
                <w:rFonts w:ascii="Times New Roman" w:eastAsia="仿宋_GB2312" w:hAnsi="Times New Roman" w:cs="Times New Roman"/>
                <w:b/>
                <w:kern w:val="2"/>
                <w:sz w:val="21"/>
                <w:szCs w:val="21"/>
              </w:rPr>
              <w:t xml:space="preserve">      </w:t>
            </w:r>
          </w:p>
        </w:tc>
      </w:tr>
    </w:tbl>
    <w:p w14:paraId="0F64C8AE" w14:textId="77777777" w:rsidR="00DE645E" w:rsidRDefault="00DE645E">
      <w:pPr>
        <w:widowControl w:val="0"/>
        <w:spacing w:after="160" w:line="360" w:lineRule="auto"/>
        <w:ind w:firstLine="422"/>
        <w:rPr>
          <w:rFonts w:ascii="Times New Roman" w:eastAsia="仿宋_GB2312" w:hAnsi="Times New Roman" w:cs="Times New Roman"/>
          <w:b/>
          <w:kern w:val="2"/>
          <w:sz w:val="21"/>
          <w:szCs w:val="21"/>
        </w:rPr>
      </w:pPr>
    </w:p>
    <w:p w14:paraId="287366E5" w14:textId="77777777" w:rsidR="00DE645E" w:rsidRDefault="008C3ED1">
      <w:pPr>
        <w:spacing w:after="0" w:line="240" w:lineRule="auto"/>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br w:type="page"/>
      </w:r>
    </w:p>
    <w:p w14:paraId="6E3F350F" w14:textId="77777777" w:rsidR="00DE645E" w:rsidRDefault="008C3ED1">
      <w:pPr>
        <w:widowControl w:val="0"/>
        <w:spacing w:after="160" w:line="360" w:lineRule="auto"/>
        <w:rPr>
          <w:rFonts w:ascii="Times New Roman" w:eastAsia="仿宋_GB2312" w:hAnsi="Times New Roman" w:cs="Times New Roman"/>
          <w:b/>
          <w:kern w:val="2"/>
          <w:sz w:val="21"/>
          <w:szCs w:val="21"/>
          <w:u w:val="single"/>
        </w:rPr>
      </w:pPr>
      <w:r>
        <w:rPr>
          <w:rFonts w:ascii="Times New Roman" w:eastAsia="仿宋_GB2312" w:hAnsi="Times New Roman" w:cs="Times New Roman"/>
          <w:b/>
          <w:kern w:val="2"/>
          <w:sz w:val="21"/>
          <w:szCs w:val="21"/>
          <w:u w:val="single"/>
        </w:rPr>
        <w:lastRenderedPageBreak/>
        <w:t xml:space="preserve">                          </w:t>
      </w:r>
      <w:r>
        <w:rPr>
          <w:rFonts w:ascii="Times New Roman" w:eastAsia="仿宋_GB2312" w:hAnsi="Times New Roman" w:cs="Times New Roman" w:hint="eastAsia"/>
          <w:b/>
          <w:kern w:val="2"/>
          <w:sz w:val="21"/>
          <w:szCs w:val="21"/>
        </w:rPr>
        <w:t>以下由被</w:t>
      </w:r>
      <w:proofErr w:type="gramStart"/>
      <w:r>
        <w:rPr>
          <w:rFonts w:ascii="Times New Roman" w:eastAsia="仿宋_GB2312" w:hAnsi="Times New Roman" w:cs="Times New Roman" w:hint="eastAsia"/>
          <w:b/>
          <w:kern w:val="2"/>
          <w:sz w:val="21"/>
          <w:szCs w:val="21"/>
        </w:rPr>
        <w:t>询证银行</w:t>
      </w:r>
      <w:proofErr w:type="gramEnd"/>
      <w:r>
        <w:rPr>
          <w:rFonts w:ascii="Times New Roman" w:eastAsia="仿宋_GB2312" w:hAnsi="Times New Roman" w:cs="Times New Roman" w:hint="eastAsia"/>
          <w:b/>
          <w:kern w:val="2"/>
          <w:sz w:val="21"/>
          <w:szCs w:val="21"/>
        </w:rPr>
        <w:t>填列</w:t>
      </w:r>
      <w:r>
        <w:rPr>
          <w:rFonts w:ascii="Times New Roman" w:eastAsia="仿宋_GB2312" w:hAnsi="Times New Roman" w:cs="Times New Roman"/>
          <w:b/>
          <w:kern w:val="2"/>
          <w:sz w:val="21"/>
          <w:szCs w:val="21"/>
          <w:u w:val="single"/>
        </w:rPr>
        <w:t xml:space="preserve">                                                                                                              </w:t>
      </w:r>
    </w:p>
    <w:p w14:paraId="09E36070" w14:textId="77777777" w:rsidR="00DE645E" w:rsidRDefault="008C3ED1">
      <w:pPr>
        <w:widowControl w:val="0"/>
        <w:spacing w:after="160" w:line="360" w:lineRule="auto"/>
        <w:ind w:firstLineChars="200" w:firstLine="420"/>
        <w:jc w:val="both"/>
        <w:rPr>
          <w:rFonts w:ascii="Times New Roman" w:eastAsia="仿宋_GB2312" w:hAnsi="Times New Roman" w:cs="Times New Roman"/>
          <w:b/>
          <w:kern w:val="2"/>
          <w:sz w:val="21"/>
          <w:szCs w:val="21"/>
        </w:rPr>
      </w:pPr>
      <w:r>
        <w:rPr>
          <w:rFonts w:ascii="Times New Roman" w:eastAsia="仿宋_GB2312" w:hAnsi="Times New Roman" w:cs="Times New Roman" w:hint="eastAsia"/>
          <w:b/>
          <w:kern w:val="2"/>
          <w:sz w:val="21"/>
          <w:szCs w:val="21"/>
        </w:rPr>
        <w:t>结论：</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DE645E" w14:paraId="4457B303" w14:textId="77777777">
        <w:trPr>
          <w:trHeight w:val="1752"/>
          <w:jc w:val="center"/>
        </w:trPr>
        <w:tc>
          <w:tcPr>
            <w:tcW w:w="8612" w:type="dxa"/>
          </w:tcPr>
          <w:p w14:paraId="72F75006" w14:textId="77777777" w:rsidR="00DE645E" w:rsidRDefault="008C3ED1">
            <w:pPr>
              <w:widowControl w:val="0"/>
              <w:autoSpaceDE w:val="0"/>
              <w:autoSpaceDN w:val="0"/>
              <w:adjustRightInd w:val="0"/>
              <w:spacing w:beforeLines="50" w:before="156"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hint="eastAsia"/>
                <w:b/>
                <w:sz w:val="21"/>
                <w:szCs w:val="21"/>
              </w:rPr>
              <w:t>经本行核对，</w:t>
            </w:r>
            <w:proofErr w:type="gramStart"/>
            <w:r>
              <w:rPr>
                <w:rFonts w:ascii="Times New Roman" w:eastAsia="仿宋_GB2312" w:hAnsi="Times New Roman" w:cs="Times New Roman" w:hint="eastAsia"/>
                <w:b/>
                <w:sz w:val="21"/>
                <w:szCs w:val="21"/>
              </w:rPr>
              <w:t>所函证</w:t>
            </w:r>
            <w:proofErr w:type="gramEnd"/>
            <w:r>
              <w:rPr>
                <w:rFonts w:ascii="Times New Roman" w:eastAsia="仿宋_GB2312" w:hAnsi="Times New Roman" w:cs="Times New Roman" w:hint="eastAsia"/>
                <w:b/>
                <w:sz w:val="21"/>
                <w:szCs w:val="21"/>
              </w:rPr>
              <w:t>项目与本行记载信息相符。特此函复。</w:t>
            </w:r>
          </w:p>
          <w:p w14:paraId="14C5DDE2"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05DDE991"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2D561793"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5AD32935" w14:textId="77777777" w:rsidR="00DE645E" w:rsidRDefault="008C3ED1">
            <w:pPr>
              <w:widowControl w:val="0"/>
              <w:autoSpaceDE w:val="0"/>
              <w:autoSpaceDN w:val="0"/>
              <w:adjustRightInd w:val="0"/>
              <w:spacing w:after="160" w:line="360" w:lineRule="auto"/>
              <w:ind w:firstLineChars="637" w:firstLine="1338"/>
              <w:jc w:val="both"/>
              <w:rPr>
                <w:rFonts w:ascii="Times New Roman" w:eastAsia="仿宋_GB2312" w:hAnsi="Times New Roman" w:cs="Times New Roman"/>
                <w:b/>
                <w:sz w:val="21"/>
                <w:szCs w:val="21"/>
              </w:rPr>
            </w:pPr>
            <w:r>
              <w:rPr>
                <w:rFonts w:ascii="Times New Roman" w:eastAsia="仿宋_GB2312" w:hAnsi="Times New Roman" w:cs="Times New Roman" w:hint="eastAsia"/>
                <w:b/>
                <w:sz w:val="21"/>
                <w:szCs w:val="21"/>
              </w:rPr>
              <w:t>年</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月</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日</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经办人：</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职务</w:t>
            </w:r>
            <w:r>
              <w:rPr>
                <w:rFonts w:ascii="Times New Roman" w:eastAsia="仿宋_GB2312" w:hAnsi="Times New Roman" w:cs="Times New Roman"/>
                <w:b/>
                <w:sz w:val="21"/>
                <w:szCs w:val="21"/>
              </w:rPr>
              <w:t>/</w:t>
            </w:r>
            <w:r>
              <w:rPr>
                <w:rFonts w:ascii="Times New Roman" w:eastAsia="仿宋_GB2312" w:hAnsi="Times New Roman" w:cs="Times New Roman" w:hint="eastAsia"/>
                <w:b/>
                <w:sz w:val="21"/>
                <w:szCs w:val="21"/>
              </w:rPr>
              <w:t>岗位：</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电话：</w:t>
            </w:r>
            <w:r>
              <w:rPr>
                <w:rFonts w:ascii="Times New Roman" w:eastAsia="仿宋_GB2312" w:hAnsi="Times New Roman" w:cs="Times New Roman"/>
                <w:b/>
                <w:sz w:val="21"/>
                <w:szCs w:val="21"/>
              </w:rPr>
              <w:t xml:space="preserve">    </w:t>
            </w:r>
          </w:p>
          <w:p w14:paraId="71E0C90B"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复核人：</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职务</w:t>
            </w:r>
            <w:r>
              <w:rPr>
                <w:rFonts w:ascii="Times New Roman" w:eastAsia="仿宋_GB2312" w:hAnsi="Times New Roman" w:cs="Times New Roman"/>
                <w:b/>
                <w:sz w:val="21"/>
                <w:szCs w:val="21"/>
              </w:rPr>
              <w:t>/</w:t>
            </w:r>
            <w:r>
              <w:rPr>
                <w:rFonts w:ascii="Times New Roman" w:eastAsia="仿宋_GB2312" w:hAnsi="Times New Roman" w:cs="Times New Roman" w:hint="eastAsia"/>
                <w:b/>
                <w:sz w:val="21"/>
                <w:szCs w:val="21"/>
              </w:rPr>
              <w:t>岗位：</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电话：</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或</w:t>
            </w:r>
          </w:p>
          <w:p w14:paraId="578D8F53"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系统处理签字：</w:t>
            </w:r>
            <w:r>
              <w:rPr>
                <w:rFonts w:ascii="Times New Roman" w:eastAsia="仿宋_GB2312" w:hAnsi="Times New Roman" w:cs="Times New Roman"/>
                <w:b/>
                <w:sz w:val="21"/>
                <w:szCs w:val="21"/>
              </w:rPr>
              <w:t>]</w:t>
            </w:r>
          </w:p>
          <w:p w14:paraId="6CC04562" w14:textId="77777777" w:rsidR="00DE645E" w:rsidRDefault="008C3ED1">
            <w:pPr>
              <w:widowControl w:val="0"/>
              <w:autoSpaceDE w:val="0"/>
              <w:autoSpaceDN w:val="0"/>
              <w:adjustRightInd w:val="0"/>
              <w:spacing w:after="160" w:line="360" w:lineRule="auto"/>
              <w:ind w:firstLineChars="2200" w:firstLine="4620"/>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（银行盖章）</w:t>
            </w:r>
          </w:p>
          <w:p w14:paraId="27329F76" w14:textId="77777777" w:rsidR="00DE645E" w:rsidRDefault="008C3ED1">
            <w:pPr>
              <w:widowControl w:val="0"/>
              <w:autoSpaceDE w:val="0"/>
              <w:autoSpaceDN w:val="0"/>
              <w:adjustRightInd w:val="0"/>
              <w:spacing w:after="160" w:line="360" w:lineRule="auto"/>
              <w:ind w:firstLineChars="2200" w:firstLine="4620"/>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p>
          <w:p w14:paraId="5C1C4A35" w14:textId="77777777" w:rsidR="00DE645E" w:rsidRDefault="00DE645E">
            <w:pPr>
              <w:widowControl w:val="0"/>
              <w:autoSpaceDE w:val="0"/>
              <w:autoSpaceDN w:val="0"/>
              <w:adjustRightInd w:val="0"/>
              <w:spacing w:after="0" w:line="360" w:lineRule="auto"/>
              <w:ind w:firstLineChars="2200" w:firstLine="4620"/>
              <w:jc w:val="both"/>
              <w:rPr>
                <w:rFonts w:ascii="Times New Roman" w:eastAsia="仿宋_GB2312" w:hAnsi="Times New Roman" w:cs="Times New Roman"/>
                <w:b/>
                <w:sz w:val="21"/>
                <w:szCs w:val="21"/>
              </w:rPr>
            </w:pPr>
          </w:p>
        </w:tc>
      </w:tr>
      <w:tr w:rsidR="00DE645E" w14:paraId="70677831" w14:textId="77777777">
        <w:trPr>
          <w:trHeight w:val="1386"/>
          <w:jc w:val="center"/>
        </w:trPr>
        <w:tc>
          <w:tcPr>
            <w:tcW w:w="8612" w:type="dxa"/>
          </w:tcPr>
          <w:p w14:paraId="737B592C" w14:textId="77777777" w:rsidR="00DE645E" w:rsidRDefault="008C3ED1">
            <w:pPr>
              <w:widowControl w:val="0"/>
              <w:autoSpaceDE w:val="0"/>
              <w:autoSpaceDN w:val="0"/>
              <w:adjustRightInd w:val="0"/>
              <w:spacing w:beforeLines="50" w:before="156"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hint="eastAsia"/>
                <w:b/>
                <w:sz w:val="21"/>
                <w:szCs w:val="21"/>
              </w:rPr>
              <w:t>经本行核对，</w:t>
            </w:r>
            <w:proofErr w:type="gramStart"/>
            <w:r>
              <w:rPr>
                <w:rFonts w:ascii="Times New Roman" w:eastAsia="仿宋_GB2312" w:hAnsi="Times New Roman" w:cs="Times New Roman" w:hint="eastAsia"/>
                <w:b/>
                <w:sz w:val="21"/>
                <w:szCs w:val="21"/>
              </w:rPr>
              <w:t>所函证</w:t>
            </w:r>
            <w:proofErr w:type="gramEnd"/>
            <w:r>
              <w:rPr>
                <w:rFonts w:ascii="Times New Roman" w:eastAsia="仿宋_GB2312" w:hAnsi="Times New Roman" w:cs="Times New Roman" w:hint="eastAsia"/>
                <w:b/>
                <w:sz w:val="21"/>
                <w:szCs w:val="21"/>
              </w:rPr>
              <w:t>项目存在以下不符之处。</w:t>
            </w:r>
          </w:p>
          <w:p w14:paraId="5E18DA14"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7A731D16"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2D2FBD72"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1B8379FC" w14:textId="77777777" w:rsidR="00DE645E" w:rsidRDefault="008C3ED1">
            <w:pPr>
              <w:widowControl w:val="0"/>
              <w:autoSpaceDE w:val="0"/>
              <w:autoSpaceDN w:val="0"/>
              <w:adjustRightInd w:val="0"/>
              <w:spacing w:after="160" w:line="360" w:lineRule="auto"/>
              <w:ind w:firstLineChars="736" w:firstLine="1546"/>
              <w:jc w:val="both"/>
              <w:rPr>
                <w:rFonts w:ascii="Times New Roman" w:eastAsia="仿宋_GB2312" w:hAnsi="Times New Roman" w:cs="Times New Roman"/>
                <w:b/>
                <w:sz w:val="21"/>
                <w:szCs w:val="21"/>
              </w:rPr>
            </w:pPr>
            <w:r>
              <w:rPr>
                <w:rFonts w:ascii="Times New Roman" w:eastAsia="仿宋_GB2312" w:hAnsi="Times New Roman" w:cs="Times New Roman" w:hint="eastAsia"/>
                <w:b/>
                <w:sz w:val="21"/>
                <w:szCs w:val="21"/>
              </w:rPr>
              <w:t>年</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月</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日</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经办人：</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职务</w:t>
            </w:r>
            <w:r>
              <w:rPr>
                <w:rFonts w:ascii="Times New Roman" w:eastAsia="仿宋_GB2312" w:hAnsi="Times New Roman" w:cs="Times New Roman"/>
                <w:b/>
                <w:sz w:val="21"/>
                <w:szCs w:val="21"/>
              </w:rPr>
              <w:t>/</w:t>
            </w:r>
            <w:r>
              <w:rPr>
                <w:rFonts w:ascii="Times New Roman" w:eastAsia="仿宋_GB2312" w:hAnsi="Times New Roman" w:cs="Times New Roman" w:hint="eastAsia"/>
                <w:b/>
                <w:sz w:val="21"/>
                <w:szCs w:val="21"/>
              </w:rPr>
              <w:t>岗位：</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电话：</w:t>
            </w:r>
            <w:r>
              <w:rPr>
                <w:rFonts w:ascii="Times New Roman" w:eastAsia="仿宋_GB2312" w:hAnsi="Times New Roman" w:cs="Times New Roman"/>
                <w:b/>
                <w:sz w:val="21"/>
                <w:szCs w:val="21"/>
              </w:rPr>
              <w:t xml:space="preserve">    </w:t>
            </w:r>
          </w:p>
          <w:p w14:paraId="1DEB7B89" w14:textId="77777777" w:rsidR="00DE645E" w:rsidRDefault="008C3ED1">
            <w:pPr>
              <w:widowControl w:val="0"/>
              <w:autoSpaceDE w:val="0"/>
              <w:autoSpaceDN w:val="0"/>
              <w:adjustRightInd w:val="0"/>
              <w:spacing w:after="160" w:line="360" w:lineRule="auto"/>
              <w:ind w:firstLineChars="50" w:firstLine="105"/>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复核人：</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职务</w:t>
            </w:r>
            <w:r>
              <w:rPr>
                <w:rFonts w:ascii="Times New Roman" w:eastAsia="仿宋_GB2312" w:hAnsi="Times New Roman" w:cs="Times New Roman"/>
                <w:b/>
                <w:sz w:val="21"/>
                <w:szCs w:val="21"/>
              </w:rPr>
              <w:t>/</w:t>
            </w:r>
            <w:r>
              <w:rPr>
                <w:rFonts w:ascii="Times New Roman" w:eastAsia="仿宋_GB2312" w:hAnsi="Times New Roman" w:cs="Times New Roman" w:hint="eastAsia"/>
                <w:b/>
                <w:sz w:val="21"/>
                <w:szCs w:val="21"/>
              </w:rPr>
              <w:t>岗位：</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电话：</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或</w:t>
            </w:r>
          </w:p>
          <w:p w14:paraId="6DEEF914"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系统处理签字：</w:t>
            </w:r>
            <w:r>
              <w:rPr>
                <w:rFonts w:ascii="Times New Roman" w:eastAsia="仿宋_GB2312" w:hAnsi="Times New Roman" w:cs="Times New Roman"/>
                <w:b/>
                <w:sz w:val="21"/>
                <w:szCs w:val="21"/>
              </w:rPr>
              <w:t>]</w:t>
            </w:r>
          </w:p>
          <w:p w14:paraId="03D66AF5"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lastRenderedPageBreak/>
              <w:t xml:space="preserve">                                                 </w:t>
            </w:r>
            <w:r>
              <w:rPr>
                <w:rFonts w:ascii="Times New Roman" w:eastAsia="仿宋_GB2312" w:hAnsi="Times New Roman" w:cs="Times New Roman" w:hint="eastAsia"/>
                <w:b/>
                <w:sz w:val="21"/>
                <w:szCs w:val="21"/>
              </w:rPr>
              <w:t>（银行盖章）</w:t>
            </w:r>
            <w:r>
              <w:rPr>
                <w:rFonts w:ascii="Times New Roman" w:eastAsia="仿宋_GB2312" w:hAnsi="Times New Roman" w:cs="Times New Roman"/>
                <w:b/>
                <w:sz w:val="21"/>
                <w:szCs w:val="21"/>
              </w:rPr>
              <w:t xml:space="preserve">   </w:t>
            </w:r>
          </w:p>
          <w:p w14:paraId="53D1E1B0"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35CC0EFB" w14:textId="77777777" w:rsidR="00DE645E" w:rsidRDefault="00DE645E">
            <w:pPr>
              <w:widowControl w:val="0"/>
              <w:autoSpaceDE w:val="0"/>
              <w:autoSpaceDN w:val="0"/>
              <w:adjustRightInd w:val="0"/>
              <w:spacing w:after="0" w:line="360" w:lineRule="auto"/>
              <w:jc w:val="both"/>
              <w:rPr>
                <w:rFonts w:ascii="Times New Roman" w:eastAsia="仿宋_GB2312" w:hAnsi="Times New Roman" w:cs="Times New Roman"/>
                <w:b/>
                <w:sz w:val="21"/>
                <w:szCs w:val="21"/>
              </w:rPr>
            </w:pPr>
          </w:p>
        </w:tc>
      </w:tr>
    </w:tbl>
    <w:p w14:paraId="4C7AD4CE" w14:textId="77777777" w:rsidR="00DE645E" w:rsidRDefault="00DE645E">
      <w:pPr>
        <w:tabs>
          <w:tab w:val="left" w:pos="1890"/>
        </w:tabs>
        <w:spacing w:after="0" w:line="240" w:lineRule="auto"/>
        <w:rPr>
          <w:rFonts w:ascii="Times New Roman" w:eastAsia="仿宋_GB2312" w:hAnsi="Times New Roman" w:cs="Times New Roman"/>
          <w:kern w:val="2"/>
          <w:sz w:val="28"/>
          <w:szCs w:val="28"/>
        </w:rPr>
        <w:sectPr w:rsidR="00DE645E">
          <w:footerReference w:type="default" r:id="rId9"/>
          <w:footnotePr>
            <w:numRestart w:val="eachPage"/>
          </w:footnotePr>
          <w:pgSz w:w="11906" w:h="16838"/>
          <w:pgMar w:top="1440" w:right="1800" w:bottom="1440" w:left="1800" w:header="851" w:footer="992" w:gutter="0"/>
          <w:cols w:space="425"/>
          <w:docGrid w:type="lines" w:linePitch="312"/>
        </w:sectPr>
      </w:pPr>
    </w:p>
    <w:p w14:paraId="1F42B6FC" w14:textId="77777777" w:rsidR="00DE645E" w:rsidRDefault="008C3ED1">
      <w:pPr>
        <w:tabs>
          <w:tab w:val="left" w:pos="1890"/>
        </w:tabs>
        <w:spacing w:after="0" w:line="240" w:lineRule="auto"/>
        <w:rPr>
          <w:rFonts w:ascii="Times New Roman" w:eastAsia="宋体" w:hAnsi="Times New Roman" w:cs="Times New Roman"/>
          <w:kern w:val="2"/>
          <w:sz w:val="28"/>
          <w:szCs w:val="28"/>
        </w:rPr>
      </w:pPr>
      <w:r>
        <w:rPr>
          <w:rFonts w:ascii="Times New Roman" w:eastAsia="仿宋_GB2312" w:hAnsi="Times New Roman" w:cs="Times New Roman" w:hint="eastAsia"/>
          <w:kern w:val="2"/>
          <w:sz w:val="28"/>
          <w:szCs w:val="28"/>
        </w:rPr>
        <w:lastRenderedPageBreak/>
        <w:t>附</w:t>
      </w:r>
      <w:r>
        <w:rPr>
          <w:rFonts w:ascii="Times New Roman" w:eastAsia="宋体" w:hAnsi="Times New Roman" w:cs="Times New Roman"/>
          <w:kern w:val="2"/>
          <w:sz w:val="28"/>
          <w:szCs w:val="28"/>
        </w:rPr>
        <w:t>2</w:t>
      </w:r>
    </w:p>
    <w:p w14:paraId="5D729459" w14:textId="77777777" w:rsidR="00DE645E" w:rsidRDefault="008C3ED1">
      <w:pPr>
        <w:pStyle w:val="1"/>
        <w:spacing w:before="0" w:line="360" w:lineRule="auto"/>
        <w:jc w:val="center"/>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证函（格式二）</w:t>
      </w:r>
    </w:p>
    <w:p w14:paraId="0FB1FA05" w14:textId="77777777" w:rsidR="00DE645E" w:rsidRDefault="008C3ED1">
      <w:pPr>
        <w:widowControl w:val="0"/>
        <w:spacing w:after="0" w:line="360" w:lineRule="auto"/>
        <w:ind w:right="420"/>
        <w:jc w:val="right"/>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编号：</w:t>
      </w:r>
      <w:r>
        <w:rPr>
          <w:rFonts w:ascii="Times New Roman" w:eastAsia="仿宋_GB2312" w:hAnsi="Times New Roman" w:cs="Times New Roman"/>
          <w:kern w:val="2"/>
          <w:sz w:val="24"/>
          <w:szCs w:val="24"/>
        </w:rPr>
        <w:t xml:space="preserve">    </w:t>
      </w:r>
    </w:p>
    <w:p w14:paraId="39D14392" w14:textId="77777777" w:rsidR="00DE645E" w:rsidRDefault="00DE645E">
      <w:pPr>
        <w:widowControl w:val="0"/>
        <w:spacing w:after="0" w:line="360" w:lineRule="auto"/>
        <w:ind w:right="420" w:firstLineChars="3200" w:firstLine="7680"/>
        <w:jc w:val="both"/>
        <w:rPr>
          <w:rFonts w:ascii="Times New Roman" w:eastAsia="仿宋_GB2312" w:hAnsi="Times New Roman" w:cs="Times New Roman"/>
          <w:kern w:val="2"/>
          <w:sz w:val="24"/>
          <w:szCs w:val="24"/>
        </w:rPr>
      </w:pPr>
    </w:p>
    <w:p w14:paraId="2C1A02E5" w14:textId="77777777" w:rsidR="00DE645E" w:rsidRDefault="008C3ED1">
      <w:pPr>
        <w:widowControl w:val="0"/>
        <w:spacing w:after="0" w:line="360" w:lineRule="auto"/>
        <w:jc w:val="both"/>
        <w:rPr>
          <w:rFonts w:ascii="Times New Roman" w:eastAsia="仿宋_GB2312" w:hAnsi="Times New Roman" w:cs="Times New Roman"/>
          <w:b/>
          <w:kern w:val="2"/>
          <w:sz w:val="24"/>
          <w:szCs w:val="24"/>
        </w:rPr>
      </w:pPr>
      <w:r>
        <w:rPr>
          <w:rFonts w:ascii="Times New Roman" w:eastAsia="仿宋_GB2312" w:hAnsi="Times New Roman" w:cs="Times New Roman" w:hint="eastAsia"/>
          <w:b/>
          <w:kern w:val="2"/>
          <w:sz w:val="24"/>
          <w:szCs w:val="24"/>
        </w:rPr>
        <w:t>××（银行）××（分支机构，如适用）（以下简称“贵行”，即“函证收件人”）：</w:t>
      </w:r>
    </w:p>
    <w:p w14:paraId="7CEDD046"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本公司</w:t>
      </w:r>
      <w:r>
        <w:rPr>
          <w:rStyle w:val="afc"/>
          <w:rFonts w:ascii="Times New Roman" w:eastAsia="仿宋_GB2312" w:hAnsi="Times New Roman" w:cs="Times New Roman"/>
          <w:kern w:val="2"/>
          <w:sz w:val="24"/>
          <w:szCs w:val="24"/>
        </w:rPr>
        <w:footnoteReference w:id="8"/>
      </w:r>
      <w:r>
        <w:rPr>
          <w:rFonts w:ascii="Times New Roman" w:eastAsia="仿宋_GB2312" w:hAnsi="Times New Roman" w:cs="Times New Roman" w:hint="eastAsia"/>
          <w:kern w:val="2"/>
          <w:sz w:val="24"/>
          <w:szCs w:val="24"/>
        </w:rPr>
        <w:t>聘请的</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w:t>
      </w:r>
      <w:r>
        <w:rPr>
          <w:rFonts w:ascii="Times New Roman" w:eastAsia="仿宋_GB2312" w:hAnsi="Times New Roman" w:cs="Times New Roman"/>
          <w:kern w:val="2"/>
          <w:sz w:val="24"/>
          <w:szCs w:val="24"/>
        </w:rPr>
        <w:t>会计师事务所</w:t>
      </w:r>
      <w:r>
        <w:rPr>
          <w:rFonts w:ascii="Times New Roman" w:eastAsia="仿宋_GB2312" w:hAnsi="Times New Roman" w:cs="Times New Roman"/>
          <w:kern w:val="2"/>
          <w:sz w:val="24"/>
          <w:szCs w:val="24"/>
        </w:rPr>
        <w:t>]</w:t>
      </w:r>
      <w:r>
        <w:rPr>
          <w:rStyle w:val="afc"/>
          <w:rFonts w:ascii="Times New Roman" w:eastAsia="仿宋_GB2312" w:hAnsi="Times New Roman" w:cs="Times New Roman"/>
          <w:kern w:val="2"/>
          <w:sz w:val="24"/>
          <w:szCs w:val="24"/>
        </w:rPr>
        <w:footnoteReference w:id="9"/>
      </w:r>
      <w:r>
        <w:rPr>
          <w:rFonts w:ascii="Times New Roman" w:eastAsia="仿宋_GB2312" w:hAnsi="Times New Roman" w:cs="Times New Roman" w:hint="eastAsia"/>
          <w:kern w:val="2"/>
          <w:sz w:val="24"/>
          <w:szCs w:val="24"/>
        </w:rPr>
        <w:t>正在对</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本公司管理</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投资的××（填写由商业银行托管的金融产品名称）</w:t>
      </w:r>
      <w:r>
        <w:rPr>
          <w:rFonts w:ascii="Times New Roman" w:eastAsia="仿宋_GB2312" w:hAnsi="Times New Roman" w:cs="Times New Roman"/>
          <w:kern w:val="2"/>
          <w:sz w:val="24"/>
          <w:szCs w:val="24"/>
        </w:rPr>
        <w:t>][</w:t>
      </w:r>
      <w:r>
        <w:rPr>
          <w:rFonts w:ascii="Times New Roman" w:eastAsia="仿宋_GB2312" w:hAnsi="Times New Roman" w:cs="Times New Roman"/>
          <w:kern w:val="2"/>
          <w:sz w:val="24"/>
          <w:szCs w:val="24"/>
          <w:u w:val="single"/>
        </w:rPr>
        <w:t xml:space="preserve">     </w:t>
      </w:r>
      <w:r>
        <w:rPr>
          <w:rFonts w:ascii="Times New Roman" w:eastAsia="仿宋_GB2312" w:hAnsi="Times New Roman" w:cs="Times New Roman" w:hint="eastAsia"/>
          <w:kern w:val="2"/>
          <w:sz w:val="24"/>
          <w:szCs w:val="24"/>
        </w:rPr>
        <w:t>年度（或期间）</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的财务报表进行审计，按照</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中国注册会计师审计准则（</w:t>
      </w:r>
      <w:r>
        <w:rPr>
          <w:rFonts w:ascii="Times New Roman" w:eastAsia="仿宋_GB2312" w:hAnsi="Times New Roman" w:cs="Times New Roman" w:hint="eastAsia"/>
          <w:i/>
          <w:kern w:val="2"/>
          <w:sz w:val="24"/>
          <w:szCs w:val="24"/>
        </w:rPr>
        <w:t>或其他相关执业准则</w:t>
      </w:r>
      <w:r>
        <w:rPr>
          <w:rFonts w:ascii="Times New Roman" w:eastAsia="仿宋_GB2312" w:hAnsi="Times New Roman" w:cs="Times New Roman" w:hint="eastAsia"/>
          <w:kern w:val="2"/>
          <w:sz w:val="24"/>
          <w:szCs w:val="24"/>
        </w:rPr>
        <w:t>）</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的要求，应当</w:t>
      </w:r>
      <w:proofErr w:type="gramStart"/>
      <w:r>
        <w:rPr>
          <w:rFonts w:ascii="Times New Roman" w:eastAsia="仿宋_GB2312" w:hAnsi="Times New Roman" w:cs="Times New Roman" w:hint="eastAsia"/>
          <w:kern w:val="2"/>
          <w:sz w:val="24"/>
          <w:szCs w:val="24"/>
        </w:rPr>
        <w:t>询</w:t>
      </w:r>
      <w:proofErr w:type="gramEnd"/>
      <w:r>
        <w:rPr>
          <w:rFonts w:ascii="Times New Roman" w:eastAsia="仿宋_GB2312" w:hAnsi="Times New Roman" w:cs="Times New Roman" w:hint="eastAsia"/>
          <w:kern w:val="2"/>
          <w:sz w:val="24"/>
          <w:szCs w:val="24"/>
        </w:rPr>
        <w:t>证截至</w:t>
      </w:r>
      <w:r>
        <w:rPr>
          <w:rFonts w:ascii="Times New Roman" w:eastAsia="仿宋_GB2312" w:hAnsi="Times New Roman" w:cs="Times New Roman"/>
          <w:kern w:val="2"/>
          <w:sz w:val="24"/>
          <w:szCs w:val="24"/>
        </w:rPr>
        <w:t>[____</w:t>
      </w:r>
      <w:r>
        <w:rPr>
          <w:rFonts w:ascii="Times New Roman" w:eastAsia="仿宋_GB2312" w:hAnsi="Times New Roman" w:cs="Times New Roman" w:hint="eastAsia"/>
          <w:kern w:val="2"/>
          <w:sz w:val="24"/>
          <w:szCs w:val="24"/>
        </w:rPr>
        <w:t>年</w:t>
      </w:r>
      <w:r>
        <w:rPr>
          <w:rFonts w:ascii="Times New Roman" w:eastAsia="仿宋_GB2312" w:hAnsi="Times New Roman" w:cs="Times New Roman"/>
          <w:kern w:val="2"/>
          <w:sz w:val="24"/>
          <w:szCs w:val="24"/>
        </w:rPr>
        <w:t>____</w:t>
      </w:r>
      <w:r>
        <w:rPr>
          <w:rFonts w:ascii="Times New Roman" w:eastAsia="仿宋_GB2312" w:hAnsi="Times New Roman" w:cs="Times New Roman" w:hint="eastAsia"/>
          <w:kern w:val="2"/>
          <w:sz w:val="24"/>
          <w:szCs w:val="24"/>
        </w:rPr>
        <w:t>月</w:t>
      </w:r>
      <w:r>
        <w:rPr>
          <w:rFonts w:ascii="Times New Roman" w:eastAsia="仿宋_GB2312" w:hAnsi="Times New Roman" w:cs="Times New Roman"/>
          <w:kern w:val="2"/>
          <w:sz w:val="24"/>
          <w:szCs w:val="24"/>
        </w:rPr>
        <w:t>____</w:t>
      </w:r>
      <w:r>
        <w:rPr>
          <w:rFonts w:ascii="Times New Roman" w:eastAsia="仿宋_GB2312" w:hAnsi="Times New Roman" w:cs="Times New Roman" w:hint="eastAsia"/>
          <w:kern w:val="2"/>
          <w:sz w:val="24"/>
          <w:szCs w:val="24"/>
        </w:rPr>
        <w:t>日</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（即“函证基准日”）</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本公司管理</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投资的××</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与贵行相关的信息。请填写</w:t>
      </w:r>
      <w:proofErr w:type="gramStart"/>
      <w:r>
        <w:rPr>
          <w:rFonts w:ascii="Times New Roman" w:eastAsia="仿宋_GB2312" w:hAnsi="Times New Roman" w:cs="Times New Roman" w:hint="eastAsia"/>
          <w:kern w:val="2"/>
          <w:sz w:val="24"/>
          <w:szCs w:val="24"/>
        </w:rPr>
        <w:t>下列第</w:t>
      </w:r>
      <w:r>
        <w:rPr>
          <w:rFonts w:ascii="Times New Roman" w:eastAsia="宋体" w:hAnsi="Times New Roman" w:cs="Times New Roman"/>
          <w:kern w:val="2"/>
          <w:sz w:val="24"/>
          <w:szCs w:val="24"/>
        </w:rPr>
        <w:t>1</w:t>
      </w:r>
      <w:proofErr w:type="gramEnd"/>
      <w:r>
        <w:rPr>
          <w:rFonts w:ascii="Times New Roman" w:eastAsia="仿宋_GB2312" w:hAnsi="Times New Roman" w:cs="Times New Roman" w:hint="eastAsia"/>
          <w:kern w:val="2"/>
          <w:sz w:val="24"/>
          <w:szCs w:val="24"/>
        </w:rPr>
        <w:t>—</w:t>
      </w:r>
      <w:r>
        <w:rPr>
          <w:rFonts w:ascii="Times New Roman" w:eastAsia="宋体" w:hAnsi="Times New Roman" w:cs="Times New Roman"/>
          <w:kern w:val="2"/>
          <w:sz w:val="24"/>
          <w:szCs w:val="24"/>
        </w:rPr>
        <w:t>14</w:t>
      </w:r>
      <w:r>
        <w:rPr>
          <w:rFonts w:ascii="Times New Roman" w:eastAsia="仿宋_GB2312" w:hAnsi="Times New Roman" w:cs="Times New Roman" w:hint="eastAsia"/>
          <w:kern w:val="2"/>
          <w:sz w:val="24"/>
          <w:szCs w:val="24"/>
        </w:rPr>
        <w:t>项及附表（如适用）中的表格，并</w:t>
      </w:r>
      <w:r>
        <w:rPr>
          <w:rFonts w:ascii="Times New Roman" w:eastAsia="仿宋_GB2312" w:hAnsi="Times New Roman" w:cs="Times New Roman"/>
          <w:kern w:val="2"/>
          <w:sz w:val="24"/>
          <w:szCs w:val="24"/>
        </w:rPr>
        <w:t>[</w:t>
      </w:r>
      <w:r>
        <w:rPr>
          <w:rFonts w:ascii="Times New Roman" w:eastAsia="仿宋_GB2312" w:hAnsi="Times New Roman" w:cs="Times New Roman"/>
          <w:kern w:val="2"/>
          <w:sz w:val="24"/>
          <w:szCs w:val="24"/>
        </w:rPr>
        <w:t>签章</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或</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签发电子签名</w:t>
      </w:r>
      <w:r>
        <w:rPr>
          <w:rFonts w:ascii="Times New Roman" w:eastAsia="仿宋_GB2312" w:hAnsi="Times New Roman" w:cs="Times New Roman"/>
          <w:kern w:val="2"/>
          <w:sz w:val="24"/>
          <w:szCs w:val="24"/>
        </w:rPr>
        <w:t>]</w:t>
      </w:r>
      <w:r>
        <w:rPr>
          <w:rFonts w:ascii="Times New Roman" w:eastAsia="仿宋_GB2312" w:hAnsi="Times New Roman" w:cs="Times New Roman"/>
          <w:kern w:val="2"/>
          <w:sz w:val="24"/>
          <w:szCs w:val="24"/>
          <w:vertAlign w:val="superscript"/>
        </w:rPr>
        <w:footnoteReference w:id="10"/>
      </w:r>
      <w:r>
        <w:rPr>
          <w:rFonts w:ascii="Times New Roman" w:eastAsia="仿宋_GB2312" w:hAnsi="Times New Roman" w:cs="Times New Roman" w:hint="eastAsia"/>
          <w:kern w:val="2"/>
          <w:sz w:val="24"/>
          <w:szCs w:val="24"/>
        </w:rPr>
        <w:t>。</w:t>
      </w:r>
    </w:p>
    <w:p w14:paraId="4A5BF967"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本公司谨授权贵行将回函直接寄至××会计师事务所</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或直接转交××会计师</w:t>
      </w:r>
      <w:proofErr w:type="gramStart"/>
      <w:r>
        <w:rPr>
          <w:rFonts w:ascii="Times New Roman" w:eastAsia="仿宋_GB2312" w:hAnsi="Times New Roman" w:cs="Times New Roman" w:hint="eastAsia"/>
          <w:kern w:val="2"/>
          <w:sz w:val="24"/>
          <w:szCs w:val="24"/>
        </w:rPr>
        <w:t>事务所函证经办人</w:t>
      </w:r>
      <w:proofErr w:type="gramEnd"/>
      <w:r>
        <w:rPr>
          <w:rFonts w:ascii="Times New Roman" w:eastAsia="仿宋_GB2312" w:hAnsi="Times New Roman" w:cs="Times New Roman"/>
          <w:kern w:val="2"/>
          <w:sz w:val="24"/>
          <w:szCs w:val="24"/>
          <w:vertAlign w:val="superscript"/>
        </w:rPr>
        <w:footnoteReference w:id="11"/>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，地址及联系方式</w:t>
      </w:r>
      <w:r>
        <w:rPr>
          <w:rFonts w:ascii="Times New Roman" w:eastAsia="仿宋_GB2312" w:hAnsi="Times New Roman" w:cs="Times New Roman"/>
          <w:kern w:val="2"/>
          <w:sz w:val="24"/>
          <w:szCs w:val="24"/>
          <w:vertAlign w:val="superscript"/>
        </w:rPr>
        <w:footnoteReference w:id="12"/>
      </w:r>
      <w:r>
        <w:rPr>
          <w:rFonts w:ascii="Times New Roman" w:eastAsia="仿宋_GB2312" w:hAnsi="Times New Roman" w:cs="Times New Roman" w:hint="eastAsia"/>
          <w:kern w:val="2"/>
          <w:sz w:val="24"/>
          <w:szCs w:val="24"/>
        </w:rPr>
        <w:t>如下：</w:t>
      </w:r>
    </w:p>
    <w:p w14:paraId="457BB484"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回函地址：</w:t>
      </w:r>
      <w:r>
        <w:rPr>
          <w:rFonts w:ascii="Times New Roman" w:eastAsia="仿宋_GB2312" w:hAnsi="Times New Roman" w:cs="Times New Roman"/>
          <w:kern w:val="2"/>
          <w:sz w:val="24"/>
          <w:szCs w:val="24"/>
        </w:rPr>
        <w:t xml:space="preserve">                                      </w:t>
      </w:r>
    </w:p>
    <w:p w14:paraId="35C90C76"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联系人：</w:t>
      </w:r>
      <w:r>
        <w:rPr>
          <w:rFonts w:ascii="Times New Roman" w:eastAsia="仿宋_GB2312" w:hAnsi="Times New Roman" w:cs="Times New Roman"/>
          <w:kern w:val="2"/>
          <w:sz w:val="24"/>
          <w:szCs w:val="24"/>
        </w:rPr>
        <w:t xml:space="preserve">          </w:t>
      </w:r>
      <w:r>
        <w:rPr>
          <w:rFonts w:ascii="Times New Roman" w:eastAsia="仿宋_GB2312" w:hAnsi="Times New Roman" w:cs="Times New Roman" w:hint="eastAsia"/>
          <w:kern w:val="2"/>
          <w:sz w:val="24"/>
          <w:szCs w:val="24"/>
        </w:rPr>
        <w:t>电话：</w:t>
      </w:r>
      <w:r>
        <w:rPr>
          <w:rFonts w:ascii="Times New Roman" w:eastAsia="仿宋_GB2312" w:hAnsi="Times New Roman" w:cs="Times New Roman"/>
          <w:kern w:val="2"/>
          <w:sz w:val="24"/>
          <w:szCs w:val="24"/>
        </w:rPr>
        <w:t xml:space="preserve">         </w:t>
      </w:r>
      <w:r>
        <w:rPr>
          <w:rFonts w:ascii="Times New Roman" w:eastAsia="仿宋_GB2312" w:hAnsi="Times New Roman" w:cs="Times New Roman" w:hint="eastAsia"/>
          <w:kern w:val="2"/>
          <w:sz w:val="24"/>
          <w:szCs w:val="24"/>
        </w:rPr>
        <w:t>邮编：</w:t>
      </w:r>
    </w:p>
    <w:p w14:paraId="7CEFE2E8"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电子邮箱：</w:t>
      </w:r>
      <w:r>
        <w:rPr>
          <w:rFonts w:ascii="Times New Roman" w:eastAsia="仿宋_GB2312" w:hAnsi="Times New Roman" w:cs="Times New Roman"/>
          <w:kern w:val="2"/>
          <w:sz w:val="24"/>
          <w:szCs w:val="24"/>
        </w:rPr>
        <w:t xml:space="preserve">                                            </w:t>
      </w:r>
    </w:p>
    <w:p w14:paraId="19E0C888"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本公司谨授权贵行可从本公司××账号</w:t>
      </w:r>
      <w:r>
        <w:rPr>
          <w:rStyle w:val="afc"/>
          <w:rFonts w:ascii="Times New Roman" w:eastAsia="仿宋_GB2312" w:hAnsi="Times New Roman" w:cs="Times New Roman"/>
          <w:kern w:val="2"/>
          <w:sz w:val="24"/>
          <w:szCs w:val="24"/>
        </w:rPr>
        <w:footnoteReference w:id="13"/>
      </w:r>
      <w:r>
        <w:rPr>
          <w:rFonts w:ascii="Times New Roman" w:eastAsia="仿宋_GB2312" w:hAnsi="Times New Roman" w:cs="Times New Roman" w:hint="eastAsia"/>
          <w:kern w:val="2"/>
          <w:sz w:val="24"/>
          <w:szCs w:val="24"/>
        </w:rPr>
        <w:t>支取办理本</w:t>
      </w:r>
      <w:proofErr w:type="gramStart"/>
      <w:r>
        <w:rPr>
          <w:rFonts w:ascii="Times New Roman" w:eastAsia="仿宋_GB2312" w:hAnsi="Times New Roman" w:cs="Times New Roman" w:hint="eastAsia"/>
          <w:kern w:val="2"/>
          <w:sz w:val="24"/>
          <w:szCs w:val="24"/>
        </w:rPr>
        <w:t>询证函</w:t>
      </w:r>
      <w:proofErr w:type="gramEnd"/>
      <w:r>
        <w:rPr>
          <w:rFonts w:ascii="Times New Roman" w:eastAsia="仿宋_GB2312" w:hAnsi="Times New Roman" w:cs="Times New Roman" w:hint="eastAsia"/>
          <w:kern w:val="2"/>
          <w:sz w:val="24"/>
          <w:szCs w:val="24"/>
        </w:rPr>
        <w:t>回函服务的费用（如适用）。</w:t>
      </w:r>
    </w:p>
    <w:p w14:paraId="5F79D2C2"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kern w:val="2"/>
          <w:sz w:val="24"/>
          <w:szCs w:val="24"/>
        </w:rPr>
        <w:lastRenderedPageBreak/>
        <w:t>[</w:t>
      </w:r>
      <w:r>
        <w:rPr>
          <w:rFonts w:ascii="Times New Roman" w:eastAsia="仿宋_GB2312" w:hAnsi="Times New Roman" w:cs="Times New Roman" w:hint="eastAsia"/>
          <w:kern w:val="2"/>
          <w:sz w:val="24"/>
          <w:szCs w:val="24"/>
        </w:rPr>
        <w:t>补充其他受理信息（如适用）：×××</w:t>
      </w:r>
      <w:r>
        <w:rPr>
          <w:rFonts w:ascii="Times New Roman" w:eastAsia="仿宋_GB2312" w:hAnsi="Times New Roman" w:cs="Times New Roman"/>
          <w:kern w:val="2"/>
          <w:sz w:val="24"/>
          <w:szCs w:val="24"/>
        </w:rPr>
        <w:t>]</w:t>
      </w:r>
    </w:p>
    <w:p w14:paraId="5F975602" w14:textId="77777777" w:rsidR="00DE645E" w:rsidRDefault="008C3ED1">
      <w:pPr>
        <w:widowControl w:val="0"/>
        <w:spacing w:after="0" w:line="440" w:lineRule="exact"/>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kern w:val="2"/>
          <w:sz w:val="24"/>
          <w:szCs w:val="24"/>
        </w:rPr>
        <w:br w:type="page"/>
      </w:r>
    </w:p>
    <w:tbl>
      <w:tblPr>
        <w:tblStyle w:val="af7"/>
        <w:tblW w:w="8522" w:type="dxa"/>
        <w:jc w:val="center"/>
        <w:tblLook w:val="04A0" w:firstRow="1" w:lastRow="0" w:firstColumn="1" w:lastColumn="0" w:noHBand="0" w:noVBand="1"/>
      </w:tblPr>
      <w:tblGrid>
        <w:gridCol w:w="8522"/>
      </w:tblGrid>
      <w:tr w:rsidR="00DE645E" w14:paraId="0381692F" w14:textId="77777777">
        <w:trPr>
          <w:jc w:val="center"/>
        </w:trPr>
        <w:tc>
          <w:tcPr>
            <w:tcW w:w="8522" w:type="dxa"/>
          </w:tcPr>
          <w:p w14:paraId="4BCB7C64" w14:textId="77777777" w:rsidR="00DE645E" w:rsidRDefault="008C3ED1">
            <w:pPr>
              <w:widowControl w:val="0"/>
              <w:spacing w:beforeLines="50" w:before="156" w:after="0" w:line="360" w:lineRule="auto"/>
              <w:ind w:firstLine="420"/>
              <w:jc w:val="center"/>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lastRenderedPageBreak/>
              <w:t xml:space="preserve">                       </w:t>
            </w:r>
            <w:r>
              <w:rPr>
                <w:rFonts w:ascii="Times New Roman" w:eastAsia="仿宋_GB2312" w:hAnsi="Times New Roman" w:cs="Times New Roman" w:hint="eastAsia"/>
                <w:b/>
                <w:bCs/>
                <w:kern w:val="2"/>
                <w:sz w:val="21"/>
                <w:szCs w:val="21"/>
              </w:rPr>
              <w:t>××</w:t>
            </w:r>
            <w:r>
              <w:rPr>
                <w:rFonts w:ascii="Times New Roman" w:eastAsia="仿宋_GB2312" w:hAnsi="Times New Roman" w:cs="Times New Roman" w:hint="eastAsia"/>
                <w:b/>
                <w:kern w:val="2"/>
                <w:sz w:val="21"/>
                <w:szCs w:val="21"/>
              </w:rPr>
              <w:t>公司</w:t>
            </w:r>
            <w:r>
              <w:rPr>
                <w:rFonts w:ascii="Times New Roman" w:eastAsia="仿宋_GB2312" w:hAnsi="Times New Roman" w:cs="Times New Roman"/>
                <w:b/>
                <w:kern w:val="2"/>
                <w:sz w:val="21"/>
                <w:szCs w:val="21"/>
              </w:rPr>
              <w:t>[</w:t>
            </w:r>
            <w:r>
              <w:rPr>
                <w:rFonts w:ascii="Times New Roman" w:eastAsia="仿宋_GB2312" w:hAnsi="Times New Roman" w:cs="Times New Roman" w:hint="eastAsia"/>
                <w:b/>
                <w:kern w:val="2"/>
                <w:sz w:val="21"/>
                <w:szCs w:val="21"/>
              </w:rPr>
              <w:t>预留签章</w:t>
            </w:r>
            <w:r>
              <w:rPr>
                <w:rFonts w:ascii="Times New Roman" w:eastAsia="仿宋_GB2312" w:hAnsi="Times New Roman" w:cs="Times New Roman"/>
                <w:b/>
                <w:kern w:val="2"/>
                <w:sz w:val="21"/>
                <w:szCs w:val="21"/>
              </w:rPr>
              <w:t>]/[</w:t>
            </w:r>
            <w:r>
              <w:rPr>
                <w:rFonts w:ascii="Times New Roman" w:eastAsia="仿宋_GB2312" w:hAnsi="Times New Roman" w:cs="Times New Roman" w:hint="eastAsia"/>
                <w:b/>
                <w:kern w:val="2"/>
                <w:sz w:val="21"/>
                <w:szCs w:val="21"/>
              </w:rPr>
              <w:t>采用电子授权</w:t>
            </w:r>
            <w:r>
              <w:rPr>
                <w:rFonts w:ascii="Times New Roman" w:eastAsia="仿宋_GB2312" w:hAnsi="Times New Roman" w:cs="Times New Roman"/>
                <w:b/>
                <w:kern w:val="2"/>
                <w:sz w:val="21"/>
                <w:szCs w:val="21"/>
              </w:rPr>
              <w:t>]</w:t>
            </w:r>
          </w:p>
          <w:p w14:paraId="586FF739" w14:textId="77777777" w:rsidR="00DE645E" w:rsidRDefault="00DE645E">
            <w:pPr>
              <w:widowControl w:val="0"/>
              <w:spacing w:after="0" w:line="360" w:lineRule="auto"/>
              <w:ind w:firstLine="422"/>
              <w:jc w:val="center"/>
              <w:rPr>
                <w:rFonts w:ascii="Times New Roman" w:eastAsia="仿宋_GB2312" w:hAnsi="Times New Roman" w:cs="Times New Roman"/>
                <w:b/>
                <w:kern w:val="2"/>
                <w:sz w:val="21"/>
                <w:szCs w:val="21"/>
              </w:rPr>
            </w:pPr>
          </w:p>
          <w:p w14:paraId="5A6C18F3" w14:textId="77777777" w:rsidR="00DE645E" w:rsidRDefault="00DE645E">
            <w:pPr>
              <w:widowControl w:val="0"/>
              <w:spacing w:after="0" w:line="360" w:lineRule="auto"/>
              <w:ind w:firstLine="422"/>
              <w:jc w:val="center"/>
              <w:rPr>
                <w:rFonts w:ascii="Times New Roman" w:eastAsia="仿宋_GB2312" w:hAnsi="Times New Roman" w:cs="Times New Roman"/>
                <w:b/>
                <w:kern w:val="2"/>
                <w:sz w:val="21"/>
                <w:szCs w:val="21"/>
              </w:rPr>
            </w:pPr>
          </w:p>
          <w:p w14:paraId="00061AEB" w14:textId="77777777" w:rsidR="00DE645E" w:rsidRDefault="00DE645E">
            <w:pPr>
              <w:widowControl w:val="0"/>
              <w:spacing w:after="0" w:line="360" w:lineRule="auto"/>
              <w:ind w:firstLine="422"/>
              <w:jc w:val="center"/>
              <w:rPr>
                <w:rFonts w:ascii="Times New Roman" w:eastAsia="仿宋_GB2312" w:hAnsi="Times New Roman" w:cs="Times New Roman"/>
                <w:b/>
                <w:kern w:val="2"/>
                <w:sz w:val="21"/>
                <w:szCs w:val="21"/>
              </w:rPr>
            </w:pPr>
          </w:p>
          <w:p w14:paraId="0543476C" w14:textId="77777777" w:rsidR="00DE645E" w:rsidRDefault="00DE645E">
            <w:pPr>
              <w:widowControl w:val="0"/>
              <w:spacing w:after="0" w:line="360" w:lineRule="auto"/>
              <w:ind w:firstLine="422"/>
              <w:jc w:val="center"/>
              <w:rPr>
                <w:rFonts w:ascii="Times New Roman" w:eastAsia="仿宋_GB2312" w:hAnsi="Times New Roman" w:cs="Times New Roman"/>
                <w:b/>
                <w:kern w:val="2"/>
                <w:sz w:val="21"/>
                <w:szCs w:val="21"/>
              </w:rPr>
            </w:pPr>
          </w:p>
          <w:p w14:paraId="0117A77F" w14:textId="77777777" w:rsidR="00DE645E" w:rsidRDefault="008C3ED1">
            <w:pPr>
              <w:widowControl w:val="0"/>
              <w:spacing w:after="0" w:line="360" w:lineRule="auto"/>
              <w:ind w:firstLine="422"/>
              <w:jc w:val="center"/>
              <w:rPr>
                <w:rFonts w:eastAsia="仿宋_GB2312"/>
                <w:kern w:val="2"/>
                <w:sz w:val="24"/>
                <w:szCs w:val="24"/>
              </w:rPr>
            </w:pP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年</w:t>
            </w: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月</w:t>
            </w: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日</w:t>
            </w:r>
          </w:p>
        </w:tc>
      </w:tr>
      <w:tr w:rsidR="00DE645E" w14:paraId="22BB55DB" w14:textId="77777777">
        <w:trPr>
          <w:jc w:val="center"/>
        </w:trPr>
        <w:tc>
          <w:tcPr>
            <w:tcW w:w="8522" w:type="dxa"/>
          </w:tcPr>
          <w:p w14:paraId="16ACDA48" w14:textId="77777777" w:rsidR="00DE645E" w:rsidRDefault="008C3ED1">
            <w:pPr>
              <w:widowControl w:val="0"/>
              <w:spacing w:afterLines="50" w:after="156" w:line="360" w:lineRule="auto"/>
              <w:ind w:firstLine="420"/>
              <w:jc w:val="center"/>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公司经办人：</w:t>
            </w:r>
          </w:p>
          <w:p w14:paraId="003EBD66" w14:textId="77777777" w:rsidR="00DE645E" w:rsidRDefault="008C3ED1">
            <w:pPr>
              <w:widowControl w:val="0"/>
              <w:spacing w:afterLines="50" w:after="156" w:line="360" w:lineRule="auto"/>
              <w:ind w:firstLine="420"/>
              <w:jc w:val="center"/>
              <w:rPr>
                <w:rFonts w:ascii="Times New Roman" w:eastAsia="仿宋_GB2312" w:hAnsi="Times New Roman" w:cs="Times New Roman"/>
                <w:b/>
                <w:kern w:val="2"/>
                <w:sz w:val="21"/>
                <w:szCs w:val="21"/>
              </w:rPr>
            </w:pP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职</w:t>
            </w:r>
            <w:r>
              <w:rPr>
                <w:rFonts w:ascii="Times New Roman" w:eastAsia="仿宋_GB2312" w:hAnsi="Times New Roman" w:cs="Times New Roman"/>
                <w:b/>
                <w:kern w:val="2"/>
                <w:sz w:val="21"/>
                <w:szCs w:val="21"/>
              </w:rPr>
              <w:t xml:space="preserve">  </w:t>
            </w:r>
            <w:proofErr w:type="gramStart"/>
            <w:r>
              <w:rPr>
                <w:rFonts w:ascii="Times New Roman" w:eastAsia="仿宋_GB2312" w:hAnsi="Times New Roman" w:cs="Times New Roman" w:hint="eastAsia"/>
                <w:b/>
                <w:kern w:val="2"/>
                <w:sz w:val="21"/>
                <w:szCs w:val="21"/>
              </w:rPr>
              <w:t>务</w:t>
            </w:r>
            <w:proofErr w:type="gramEnd"/>
            <w:r>
              <w:rPr>
                <w:rFonts w:ascii="Times New Roman" w:eastAsia="仿宋_GB2312" w:hAnsi="Times New Roman" w:cs="Times New Roman" w:hint="eastAsia"/>
                <w:b/>
                <w:kern w:val="2"/>
                <w:sz w:val="21"/>
                <w:szCs w:val="21"/>
              </w:rPr>
              <w:t>：</w:t>
            </w:r>
          </w:p>
          <w:p w14:paraId="01F4ADC7" w14:textId="77777777" w:rsidR="00DE645E" w:rsidRDefault="008C3ED1">
            <w:pPr>
              <w:widowControl w:val="0"/>
              <w:spacing w:afterLines="50" w:after="156" w:line="360" w:lineRule="auto"/>
              <w:ind w:firstLine="420"/>
              <w:jc w:val="center"/>
              <w:rPr>
                <w:rFonts w:ascii="Times New Roman" w:eastAsia="仿宋_GB2312" w:hAnsi="Times New Roman" w:cs="Times New Roman"/>
                <w:kern w:val="2"/>
                <w:sz w:val="24"/>
                <w:szCs w:val="24"/>
              </w:rPr>
            </w:pP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电</w:t>
            </w:r>
            <w:r>
              <w:rPr>
                <w:rFonts w:ascii="Times New Roman" w:eastAsia="仿宋_GB2312" w:hAnsi="Times New Roman" w:cs="Times New Roman"/>
                <w:b/>
                <w:kern w:val="2"/>
                <w:sz w:val="21"/>
                <w:szCs w:val="21"/>
              </w:rPr>
              <w:t xml:space="preserve">  </w:t>
            </w:r>
            <w:r>
              <w:rPr>
                <w:rFonts w:ascii="Times New Roman" w:eastAsia="仿宋_GB2312" w:hAnsi="Times New Roman" w:cs="Times New Roman" w:hint="eastAsia"/>
                <w:b/>
                <w:kern w:val="2"/>
                <w:sz w:val="21"/>
                <w:szCs w:val="21"/>
              </w:rPr>
              <w:t>话：</w:t>
            </w:r>
            <w:r>
              <w:rPr>
                <w:rFonts w:ascii="Times New Roman" w:eastAsia="仿宋_GB2312" w:hAnsi="Times New Roman" w:cs="Times New Roman"/>
                <w:b/>
                <w:kern w:val="2"/>
                <w:sz w:val="21"/>
                <w:szCs w:val="21"/>
              </w:rPr>
              <w:t xml:space="preserve">       </w:t>
            </w:r>
          </w:p>
        </w:tc>
      </w:tr>
    </w:tbl>
    <w:p w14:paraId="07D97B02" w14:textId="77777777" w:rsidR="00DE645E" w:rsidRDefault="00DE645E">
      <w:pPr>
        <w:widowControl w:val="0"/>
        <w:spacing w:after="0" w:line="360" w:lineRule="auto"/>
        <w:ind w:firstLineChars="200" w:firstLine="480"/>
        <w:jc w:val="both"/>
        <w:rPr>
          <w:rFonts w:ascii="Times New Roman" w:hAnsi="Times New Roman" w:cs="Times New Roman"/>
          <w:kern w:val="2"/>
          <w:sz w:val="24"/>
        </w:rPr>
      </w:pPr>
    </w:p>
    <w:p w14:paraId="3D50A1C1" w14:textId="77777777" w:rsidR="00DE645E" w:rsidRDefault="008C3ED1">
      <w:pPr>
        <w:spacing w:after="0" w:line="240" w:lineRule="auto"/>
        <w:rPr>
          <w:rFonts w:ascii="Times New Roman" w:hAnsi="Times New Roman" w:cs="Times New Roman"/>
          <w:kern w:val="2"/>
          <w:sz w:val="24"/>
        </w:rPr>
      </w:pPr>
      <w:r>
        <w:rPr>
          <w:rFonts w:ascii="Times New Roman" w:hAnsi="Times New Roman" w:cs="Times New Roman"/>
          <w:kern w:val="2"/>
          <w:sz w:val="24"/>
        </w:rPr>
        <w:br w:type="page"/>
      </w:r>
    </w:p>
    <w:p w14:paraId="595A36C6" w14:textId="77777777" w:rsidR="00DE645E" w:rsidRDefault="008C3ED1">
      <w:pPr>
        <w:widowControl w:val="0"/>
        <w:spacing w:after="0" w:line="360" w:lineRule="auto"/>
        <w:jc w:val="both"/>
        <w:rPr>
          <w:rFonts w:ascii="Times New Roman" w:eastAsia="仿宋_GB2312" w:hAnsi="Times New Roman" w:cs="Times New Roman"/>
          <w:b/>
          <w:kern w:val="2"/>
          <w:sz w:val="21"/>
          <w:szCs w:val="21"/>
          <w:u w:val="single"/>
        </w:rPr>
      </w:pPr>
      <w:r>
        <w:rPr>
          <w:rFonts w:ascii="Times New Roman" w:eastAsia="仿宋_GB2312" w:hAnsi="Times New Roman" w:cs="Times New Roman"/>
          <w:b/>
          <w:kern w:val="2"/>
          <w:sz w:val="21"/>
          <w:szCs w:val="21"/>
          <w:u w:val="single"/>
        </w:rPr>
        <w:lastRenderedPageBreak/>
        <w:t xml:space="preserve">                           </w:t>
      </w:r>
      <w:r>
        <w:rPr>
          <w:rFonts w:ascii="Times New Roman" w:eastAsia="仿宋_GB2312" w:hAnsi="Times New Roman" w:cs="Times New Roman" w:hint="eastAsia"/>
          <w:b/>
          <w:kern w:val="2"/>
          <w:sz w:val="21"/>
          <w:szCs w:val="21"/>
        </w:rPr>
        <w:t>以下由被</w:t>
      </w:r>
      <w:proofErr w:type="gramStart"/>
      <w:r>
        <w:rPr>
          <w:rFonts w:ascii="Times New Roman" w:eastAsia="仿宋_GB2312" w:hAnsi="Times New Roman" w:cs="Times New Roman" w:hint="eastAsia"/>
          <w:b/>
          <w:kern w:val="2"/>
          <w:sz w:val="21"/>
          <w:szCs w:val="21"/>
        </w:rPr>
        <w:t>询证银行</w:t>
      </w:r>
      <w:proofErr w:type="gramEnd"/>
      <w:r>
        <w:rPr>
          <w:rFonts w:ascii="Times New Roman" w:eastAsia="仿宋_GB2312" w:hAnsi="Times New Roman" w:cs="Times New Roman" w:hint="eastAsia"/>
          <w:b/>
          <w:kern w:val="2"/>
          <w:sz w:val="21"/>
          <w:szCs w:val="21"/>
        </w:rPr>
        <w:t>填列</w:t>
      </w:r>
      <w:r>
        <w:rPr>
          <w:rFonts w:ascii="Times New Roman" w:eastAsia="仿宋_GB2312" w:hAnsi="Times New Roman" w:cs="Times New Roman"/>
          <w:b/>
          <w:kern w:val="2"/>
          <w:sz w:val="21"/>
          <w:szCs w:val="21"/>
          <w:u w:val="single"/>
        </w:rPr>
        <w:t xml:space="preserve">                                                                                                              </w:t>
      </w:r>
    </w:p>
    <w:p w14:paraId="74F4415D"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1</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银行存款</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6"/>
        <w:gridCol w:w="667"/>
        <w:gridCol w:w="499"/>
        <w:gridCol w:w="500"/>
        <w:gridCol w:w="704"/>
        <w:gridCol w:w="704"/>
        <w:gridCol w:w="1511"/>
        <w:gridCol w:w="704"/>
        <w:gridCol w:w="704"/>
        <w:gridCol w:w="1387"/>
        <w:gridCol w:w="476"/>
      </w:tblGrid>
      <w:tr w:rsidR="00DE645E" w14:paraId="72F2C71B" w14:textId="77777777">
        <w:trPr>
          <w:jc w:val="center"/>
        </w:trPr>
        <w:tc>
          <w:tcPr>
            <w:tcW w:w="666" w:type="dxa"/>
            <w:vAlign w:val="center"/>
          </w:tcPr>
          <w:p w14:paraId="597C7B2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w:t>
            </w:r>
          </w:p>
          <w:p w14:paraId="178D767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667" w:type="dxa"/>
            <w:vAlign w:val="center"/>
          </w:tcPr>
          <w:p w14:paraId="2905766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w:t>
            </w:r>
          </w:p>
          <w:p w14:paraId="519C7E2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账号</w:t>
            </w:r>
          </w:p>
        </w:tc>
        <w:tc>
          <w:tcPr>
            <w:tcW w:w="499" w:type="dxa"/>
            <w:vAlign w:val="center"/>
          </w:tcPr>
          <w:p w14:paraId="7BA14AA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500" w:type="dxa"/>
            <w:vAlign w:val="center"/>
          </w:tcPr>
          <w:p w14:paraId="75B8EAD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利率</w:t>
            </w:r>
          </w:p>
        </w:tc>
        <w:tc>
          <w:tcPr>
            <w:tcW w:w="704" w:type="dxa"/>
            <w:vAlign w:val="center"/>
          </w:tcPr>
          <w:p w14:paraId="5216FB2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账户类型</w:t>
            </w:r>
          </w:p>
        </w:tc>
        <w:tc>
          <w:tcPr>
            <w:tcW w:w="704" w:type="dxa"/>
            <w:vAlign w:val="center"/>
          </w:tcPr>
          <w:p w14:paraId="56AEAD8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账户余额</w:t>
            </w:r>
          </w:p>
        </w:tc>
        <w:tc>
          <w:tcPr>
            <w:tcW w:w="1511" w:type="dxa"/>
            <w:vAlign w:val="center"/>
          </w:tcPr>
          <w:p w14:paraId="06453A5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是否属于资金归集（资金池或其他资金管理）账户</w:t>
            </w:r>
          </w:p>
        </w:tc>
        <w:tc>
          <w:tcPr>
            <w:tcW w:w="704" w:type="dxa"/>
            <w:vAlign w:val="center"/>
          </w:tcPr>
          <w:p w14:paraId="28DBEAF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起始日期</w:t>
            </w:r>
          </w:p>
        </w:tc>
        <w:tc>
          <w:tcPr>
            <w:tcW w:w="704" w:type="dxa"/>
            <w:vAlign w:val="center"/>
          </w:tcPr>
          <w:p w14:paraId="17D17A3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终止日期</w:t>
            </w:r>
          </w:p>
        </w:tc>
        <w:tc>
          <w:tcPr>
            <w:tcW w:w="1387" w:type="dxa"/>
            <w:vAlign w:val="center"/>
          </w:tcPr>
          <w:p w14:paraId="5A4984B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是否存在冻结、担保或其他使用限制（如是，请注明相关情形）</w:t>
            </w:r>
          </w:p>
        </w:tc>
        <w:tc>
          <w:tcPr>
            <w:tcW w:w="476" w:type="dxa"/>
            <w:vAlign w:val="center"/>
          </w:tcPr>
          <w:p w14:paraId="51743A7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26FE669B" w14:textId="77777777">
        <w:trPr>
          <w:trHeight w:hRule="exact" w:val="454"/>
          <w:jc w:val="center"/>
        </w:trPr>
        <w:tc>
          <w:tcPr>
            <w:tcW w:w="666" w:type="dxa"/>
            <w:vAlign w:val="center"/>
          </w:tcPr>
          <w:p w14:paraId="66CD50A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67" w:type="dxa"/>
            <w:vAlign w:val="center"/>
          </w:tcPr>
          <w:p w14:paraId="6D9B8AE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499" w:type="dxa"/>
            <w:vAlign w:val="center"/>
          </w:tcPr>
          <w:p w14:paraId="032CAC4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500" w:type="dxa"/>
            <w:vAlign w:val="center"/>
          </w:tcPr>
          <w:p w14:paraId="63D9795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4" w:type="dxa"/>
            <w:vAlign w:val="center"/>
          </w:tcPr>
          <w:p w14:paraId="29116AE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4" w:type="dxa"/>
            <w:vAlign w:val="center"/>
          </w:tcPr>
          <w:p w14:paraId="1C40194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11" w:type="dxa"/>
            <w:vAlign w:val="center"/>
          </w:tcPr>
          <w:p w14:paraId="6215C8E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4" w:type="dxa"/>
            <w:vAlign w:val="center"/>
          </w:tcPr>
          <w:p w14:paraId="78C9FEA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4" w:type="dxa"/>
            <w:vAlign w:val="center"/>
          </w:tcPr>
          <w:p w14:paraId="783BC66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387" w:type="dxa"/>
            <w:vAlign w:val="center"/>
          </w:tcPr>
          <w:p w14:paraId="283746F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476" w:type="dxa"/>
            <w:vAlign w:val="center"/>
          </w:tcPr>
          <w:p w14:paraId="6BAB559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18F941A7" w14:textId="77777777">
        <w:trPr>
          <w:trHeight w:hRule="exact" w:val="454"/>
          <w:jc w:val="center"/>
        </w:trPr>
        <w:tc>
          <w:tcPr>
            <w:tcW w:w="666" w:type="dxa"/>
            <w:vAlign w:val="center"/>
          </w:tcPr>
          <w:p w14:paraId="08B3145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67" w:type="dxa"/>
            <w:vAlign w:val="center"/>
          </w:tcPr>
          <w:p w14:paraId="5920F54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499" w:type="dxa"/>
            <w:vAlign w:val="center"/>
          </w:tcPr>
          <w:p w14:paraId="606E4ED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500" w:type="dxa"/>
            <w:vAlign w:val="center"/>
          </w:tcPr>
          <w:p w14:paraId="02D2F10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4" w:type="dxa"/>
            <w:vAlign w:val="center"/>
          </w:tcPr>
          <w:p w14:paraId="7175ADD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4" w:type="dxa"/>
            <w:vAlign w:val="center"/>
          </w:tcPr>
          <w:p w14:paraId="4A9A636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11" w:type="dxa"/>
            <w:vAlign w:val="center"/>
          </w:tcPr>
          <w:p w14:paraId="1FE4389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4" w:type="dxa"/>
            <w:vAlign w:val="center"/>
          </w:tcPr>
          <w:p w14:paraId="115CC2D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4" w:type="dxa"/>
            <w:vAlign w:val="center"/>
          </w:tcPr>
          <w:p w14:paraId="2EAB89D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387" w:type="dxa"/>
            <w:vAlign w:val="center"/>
          </w:tcPr>
          <w:p w14:paraId="05D4183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476" w:type="dxa"/>
            <w:vAlign w:val="center"/>
          </w:tcPr>
          <w:p w14:paraId="34B182F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2D585EF0"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323EEAAA"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2</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银行借款</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699"/>
        <w:gridCol w:w="709"/>
        <w:gridCol w:w="680"/>
        <w:gridCol w:w="740"/>
        <w:gridCol w:w="844"/>
        <w:gridCol w:w="844"/>
        <w:gridCol w:w="1837"/>
        <w:gridCol w:w="915"/>
      </w:tblGrid>
      <w:tr w:rsidR="00DE645E" w14:paraId="17D7443A" w14:textId="77777777">
        <w:trPr>
          <w:trHeight w:val="897"/>
          <w:jc w:val="center"/>
        </w:trPr>
        <w:tc>
          <w:tcPr>
            <w:tcW w:w="1254" w:type="dxa"/>
            <w:vAlign w:val="center"/>
          </w:tcPr>
          <w:p w14:paraId="32BD4E8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借款人</w:t>
            </w:r>
          </w:p>
          <w:p w14:paraId="237B6C6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699" w:type="dxa"/>
            <w:vAlign w:val="center"/>
          </w:tcPr>
          <w:p w14:paraId="50FAD54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借款</w:t>
            </w:r>
          </w:p>
          <w:p w14:paraId="41D4FC8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账号</w:t>
            </w:r>
          </w:p>
        </w:tc>
        <w:tc>
          <w:tcPr>
            <w:tcW w:w="709" w:type="dxa"/>
            <w:vAlign w:val="center"/>
          </w:tcPr>
          <w:p w14:paraId="22E8AAE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680" w:type="dxa"/>
            <w:vAlign w:val="center"/>
          </w:tcPr>
          <w:p w14:paraId="52F1FE7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余额</w:t>
            </w:r>
          </w:p>
        </w:tc>
        <w:tc>
          <w:tcPr>
            <w:tcW w:w="740" w:type="dxa"/>
            <w:vAlign w:val="center"/>
          </w:tcPr>
          <w:p w14:paraId="28BB25A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借款</w:t>
            </w:r>
          </w:p>
          <w:p w14:paraId="2EA0EB3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c>
          <w:tcPr>
            <w:tcW w:w="844" w:type="dxa"/>
            <w:vAlign w:val="center"/>
          </w:tcPr>
          <w:p w14:paraId="6E6B50A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w:t>
            </w:r>
          </w:p>
          <w:p w14:paraId="2601E3B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c>
          <w:tcPr>
            <w:tcW w:w="844" w:type="dxa"/>
            <w:vAlign w:val="center"/>
          </w:tcPr>
          <w:p w14:paraId="3188F30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利率</w:t>
            </w:r>
          </w:p>
        </w:tc>
        <w:tc>
          <w:tcPr>
            <w:tcW w:w="1837" w:type="dxa"/>
            <w:vAlign w:val="center"/>
          </w:tcPr>
          <w:p w14:paraId="6DDFA1A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抵（质）押品</w:t>
            </w:r>
            <w:r>
              <w:rPr>
                <w:rFonts w:ascii="Times New Roman" w:eastAsia="仿宋_GB2312" w:hAnsi="Times New Roman" w:cs="Times New Roman"/>
                <w:kern w:val="2"/>
                <w:sz w:val="21"/>
                <w:szCs w:val="21"/>
              </w:rPr>
              <w:t>/</w:t>
            </w:r>
          </w:p>
          <w:p w14:paraId="3748EB7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担保人</w:t>
            </w:r>
          </w:p>
        </w:tc>
        <w:tc>
          <w:tcPr>
            <w:tcW w:w="915" w:type="dxa"/>
            <w:vAlign w:val="center"/>
          </w:tcPr>
          <w:p w14:paraId="037E1AD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1A8391E4" w14:textId="77777777">
        <w:trPr>
          <w:trHeight w:hRule="exact" w:val="454"/>
          <w:jc w:val="center"/>
        </w:trPr>
        <w:tc>
          <w:tcPr>
            <w:tcW w:w="1254" w:type="dxa"/>
            <w:vAlign w:val="center"/>
          </w:tcPr>
          <w:p w14:paraId="3861346C"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699" w:type="dxa"/>
          </w:tcPr>
          <w:p w14:paraId="0424D46D"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709" w:type="dxa"/>
            <w:vAlign w:val="center"/>
          </w:tcPr>
          <w:p w14:paraId="13F60E20"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680" w:type="dxa"/>
            <w:vAlign w:val="center"/>
          </w:tcPr>
          <w:p w14:paraId="6188A1C3"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740" w:type="dxa"/>
            <w:vAlign w:val="center"/>
          </w:tcPr>
          <w:p w14:paraId="51B2A243"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844" w:type="dxa"/>
            <w:vAlign w:val="center"/>
          </w:tcPr>
          <w:p w14:paraId="4D07B7CF"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844" w:type="dxa"/>
            <w:vAlign w:val="center"/>
          </w:tcPr>
          <w:p w14:paraId="3C236760"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1837" w:type="dxa"/>
            <w:vAlign w:val="center"/>
          </w:tcPr>
          <w:p w14:paraId="3541AC49"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915" w:type="dxa"/>
            <w:vAlign w:val="center"/>
          </w:tcPr>
          <w:p w14:paraId="337B4144"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r>
      <w:tr w:rsidR="00DE645E" w14:paraId="05800023" w14:textId="77777777">
        <w:trPr>
          <w:trHeight w:hRule="exact" w:val="454"/>
          <w:jc w:val="center"/>
        </w:trPr>
        <w:tc>
          <w:tcPr>
            <w:tcW w:w="1254" w:type="dxa"/>
            <w:vAlign w:val="center"/>
          </w:tcPr>
          <w:p w14:paraId="4480968B"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699" w:type="dxa"/>
          </w:tcPr>
          <w:p w14:paraId="141C2D9D"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709" w:type="dxa"/>
            <w:vAlign w:val="center"/>
          </w:tcPr>
          <w:p w14:paraId="180E8EB8"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680" w:type="dxa"/>
            <w:vAlign w:val="center"/>
          </w:tcPr>
          <w:p w14:paraId="0185E28B"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740" w:type="dxa"/>
            <w:vAlign w:val="center"/>
          </w:tcPr>
          <w:p w14:paraId="08509CBB"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844" w:type="dxa"/>
            <w:vAlign w:val="center"/>
          </w:tcPr>
          <w:p w14:paraId="17996830"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844" w:type="dxa"/>
            <w:vAlign w:val="center"/>
          </w:tcPr>
          <w:p w14:paraId="733EA588"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1837" w:type="dxa"/>
            <w:vAlign w:val="center"/>
          </w:tcPr>
          <w:p w14:paraId="45613B6B"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c>
          <w:tcPr>
            <w:tcW w:w="915" w:type="dxa"/>
            <w:vAlign w:val="center"/>
          </w:tcPr>
          <w:p w14:paraId="3E315468" w14:textId="77777777" w:rsidR="00DE645E" w:rsidRDefault="00DE645E">
            <w:pPr>
              <w:widowControl w:val="0"/>
              <w:spacing w:after="0" w:line="360" w:lineRule="auto"/>
              <w:ind w:leftChars="-124" w:left="-273" w:firstLineChars="50" w:firstLine="105"/>
              <w:jc w:val="center"/>
              <w:rPr>
                <w:rFonts w:ascii="Times New Roman" w:eastAsia="仿宋_GB2312" w:hAnsi="Times New Roman" w:cs="Times New Roman"/>
                <w:kern w:val="2"/>
                <w:sz w:val="21"/>
                <w:szCs w:val="21"/>
              </w:rPr>
            </w:pPr>
          </w:p>
        </w:tc>
      </w:tr>
    </w:tbl>
    <w:p w14:paraId="1A91F6D7"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6CB74B74"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3</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自</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年</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月</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日</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起至</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年</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月</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日</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期间内注销的银行存款账户</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1636"/>
        <w:gridCol w:w="1766"/>
        <w:gridCol w:w="2362"/>
      </w:tblGrid>
      <w:tr w:rsidR="00DE645E" w14:paraId="0AA358D0" w14:textId="77777777">
        <w:trPr>
          <w:trHeight w:val="209"/>
          <w:jc w:val="center"/>
        </w:trPr>
        <w:tc>
          <w:tcPr>
            <w:tcW w:w="2758" w:type="dxa"/>
            <w:vAlign w:val="center"/>
          </w:tcPr>
          <w:p w14:paraId="4ED6879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账户名称</w:t>
            </w:r>
          </w:p>
        </w:tc>
        <w:tc>
          <w:tcPr>
            <w:tcW w:w="1636" w:type="dxa"/>
            <w:vAlign w:val="center"/>
          </w:tcPr>
          <w:p w14:paraId="171BAB3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银行账号</w:t>
            </w:r>
          </w:p>
        </w:tc>
        <w:tc>
          <w:tcPr>
            <w:tcW w:w="1766" w:type="dxa"/>
            <w:vAlign w:val="center"/>
          </w:tcPr>
          <w:p w14:paraId="1B83C87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种</w:t>
            </w:r>
          </w:p>
        </w:tc>
        <w:tc>
          <w:tcPr>
            <w:tcW w:w="2362" w:type="dxa"/>
            <w:vAlign w:val="center"/>
          </w:tcPr>
          <w:p w14:paraId="29ADC67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注销账户日</w:t>
            </w:r>
          </w:p>
        </w:tc>
      </w:tr>
      <w:tr w:rsidR="00DE645E" w14:paraId="0E817EE8" w14:textId="77777777">
        <w:trPr>
          <w:trHeight w:hRule="exact" w:val="454"/>
          <w:jc w:val="center"/>
        </w:trPr>
        <w:tc>
          <w:tcPr>
            <w:tcW w:w="2758" w:type="dxa"/>
            <w:vAlign w:val="center"/>
          </w:tcPr>
          <w:p w14:paraId="3792E30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36" w:type="dxa"/>
            <w:vAlign w:val="center"/>
          </w:tcPr>
          <w:p w14:paraId="191C579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66" w:type="dxa"/>
            <w:vAlign w:val="center"/>
          </w:tcPr>
          <w:p w14:paraId="6F59F43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2362" w:type="dxa"/>
            <w:vAlign w:val="center"/>
          </w:tcPr>
          <w:p w14:paraId="68FB5F3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28CD10A0" w14:textId="77777777">
        <w:trPr>
          <w:trHeight w:hRule="exact" w:val="454"/>
          <w:jc w:val="center"/>
        </w:trPr>
        <w:tc>
          <w:tcPr>
            <w:tcW w:w="2758" w:type="dxa"/>
            <w:vAlign w:val="center"/>
          </w:tcPr>
          <w:p w14:paraId="18EE324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36" w:type="dxa"/>
            <w:vAlign w:val="center"/>
          </w:tcPr>
          <w:p w14:paraId="050C40F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66" w:type="dxa"/>
            <w:vAlign w:val="center"/>
          </w:tcPr>
          <w:p w14:paraId="4223FAE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2362" w:type="dxa"/>
            <w:vAlign w:val="center"/>
          </w:tcPr>
          <w:p w14:paraId="795E115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5E039D12"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4BAD984D"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4</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本公司作为委托人的委托贷款</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1080"/>
        <w:gridCol w:w="999"/>
        <w:gridCol w:w="695"/>
        <w:gridCol w:w="982"/>
        <w:gridCol w:w="966"/>
        <w:gridCol w:w="1531"/>
        <w:gridCol w:w="973"/>
      </w:tblGrid>
      <w:tr w:rsidR="00DE645E" w14:paraId="7A7D5178" w14:textId="77777777">
        <w:trPr>
          <w:trHeight w:val="203"/>
          <w:jc w:val="center"/>
        </w:trPr>
        <w:tc>
          <w:tcPr>
            <w:tcW w:w="1296" w:type="dxa"/>
            <w:vAlign w:val="center"/>
          </w:tcPr>
          <w:p w14:paraId="5DB896D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w:t>
            </w:r>
          </w:p>
          <w:p w14:paraId="0D8094C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1080" w:type="dxa"/>
            <w:vAlign w:val="center"/>
          </w:tcPr>
          <w:p w14:paraId="18D8266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银行结算账号</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借</w:t>
            </w:r>
            <w:r>
              <w:rPr>
                <w:rFonts w:ascii="Times New Roman" w:eastAsia="仿宋_GB2312" w:hAnsi="Times New Roman" w:cs="Times New Roman" w:hint="eastAsia"/>
                <w:kern w:val="2"/>
                <w:sz w:val="21"/>
                <w:szCs w:val="21"/>
              </w:rPr>
              <w:lastRenderedPageBreak/>
              <w:t>据编号</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贷款账号</w:t>
            </w:r>
          </w:p>
        </w:tc>
        <w:tc>
          <w:tcPr>
            <w:tcW w:w="999" w:type="dxa"/>
            <w:vAlign w:val="center"/>
          </w:tcPr>
          <w:p w14:paraId="3746194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lastRenderedPageBreak/>
              <w:t>资金</w:t>
            </w:r>
          </w:p>
          <w:p w14:paraId="1744AD2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借入方</w:t>
            </w:r>
          </w:p>
        </w:tc>
        <w:tc>
          <w:tcPr>
            <w:tcW w:w="695" w:type="dxa"/>
            <w:vAlign w:val="center"/>
          </w:tcPr>
          <w:p w14:paraId="40B3B4B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982" w:type="dxa"/>
            <w:vAlign w:val="center"/>
          </w:tcPr>
          <w:p w14:paraId="4929B55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利率</w:t>
            </w:r>
          </w:p>
        </w:tc>
        <w:tc>
          <w:tcPr>
            <w:tcW w:w="966" w:type="dxa"/>
            <w:vAlign w:val="center"/>
          </w:tcPr>
          <w:p w14:paraId="601F908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余额</w:t>
            </w:r>
          </w:p>
        </w:tc>
        <w:tc>
          <w:tcPr>
            <w:tcW w:w="1531" w:type="dxa"/>
            <w:vAlign w:val="center"/>
          </w:tcPr>
          <w:p w14:paraId="35F9039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贷款起止</w:t>
            </w:r>
          </w:p>
          <w:p w14:paraId="2D0B31D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c>
          <w:tcPr>
            <w:tcW w:w="973" w:type="dxa"/>
            <w:vAlign w:val="center"/>
          </w:tcPr>
          <w:p w14:paraId="2184B0B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20FD0A1B" w14:textId="77777777">
        <w:trPr>
          <w:trHeight w:hRule="exact" w:val="454"/>
          <w:jc w:val="center"/>
        </w:trPr>
        <w:tc>
          <w:tcPr>
            <w:tcW w:w="1296" w:type="dxa"/>
            <w:vAlign w:val="center"/>
          </w:tcPr>
          <w:p w14:paraId="34AB70B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80" w:type="dxa"/>
            <w:vAlign w:val="center"/>
          </w:tcPr>
          <w:p w14:paraId="3010DE2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9" w:type="dxa"/>
            <w:vAlign w:val="center"/>
          </w:tcPr>
          <w:p w14:paraId="1227295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5" w:type="dxa"/>
            <w:vAlign w:val="center"/>
          </w:tcPr>
          <w:p w14:paraId="036946F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2" w:type="dxa"/>
            <w:vAlign w:val="center"/>
          </w:tcPr>
          <w:p w14:paraId="78D46E8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66" w:type="dxa"/>
          </w:tcPr>
          <w:p w14:paraId="08A2555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31" w:type="dxa"/>
            <w:vAlign w:val="center"/>
          </w:tcPr>
          <w:p w14:paraId="56AFD78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73" w:type="dxa"/>
            <w:vAlign w:val="center"/>
          </w:tcPr>
          <w:p w14:paraId="32EBF40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1A7C4908" w14:textId="77777777">
        <w:trPr>
          <w:trHeight w:hRule="exact" w:val="454"/>
          <w:jc w:val="center"/>
        </w:trPr>
        <w:tc>
          <w:tcPr>
            <w:tcW w:w="1296" w:type="dxa"/>
            <w:vAlign w:val="center"/>
          </w:tcPr>
          <w:p w14:paraId="267980A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80" w:type="dxa"/>
            <w:vAlign w:val="center"/>
          </w:tcPr>
          <w:p w14:paraId="1E4A690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9" w:type="dxa"/>
            <w:vAlign w:val="center"/>
          </w:tcPr>
          <w:p w14:paraId="27AB246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95" w:type="dxa"/>
            <w:vAlign w:val="center"/>
          </w:tcPr>
          <w:p w14:paraId="6B9F6EF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82" w:type="dxa"/>
            <w:vAlign w:val="center"/>
          </w:tcPr>
          <w:p w14:paraId="5E7199E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66" w:type="dxa"/>
          </w:tcPr>
          <w:p w14:paraId="472A238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31" w:type="dxa"/>
            <w:vAlign w:val="center"/>
          </w:tcPr>
          <w:p w14:paraId="36A218D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73" w:type="dxa"/>
            <w:vAlign w:val="center"/>
          </w:tcPr>
          <w:p w14:paraId="039F89F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2D0A8742"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07F3B02B" w14:textId="77777777" w:rsidR="00DE645E" w:rsidRDefault="008C3ED1">
      <w:pPr>
        <w:spacing w:after="0" w:line="24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2ABA1626"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lastRenderedPageBreak/>
        <w:t>5</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本公司作为借款人的委托贷款</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6"/>
        <w:gridCol w:w="1070"/>
        <w:gridCol w:w="993"/>
        <w:gridCol w:w="708"/>
        <w:gridCol w:w="993"/>
        <w:gridCol w:w="992"/>
        <w:gridCol w:w="1373"/>
        <w:gridCol w:w="1087"/>
      </w:tblGrid>
      <w:tr w:rsidR="00DE645E" w14:paraId="19BC0FCB" w14:textId="77777777">
        <w:trPr>
          <w:trHeight w:val="203"/>
          <w:jc w:val="center"/>
        </w:trPr>
        <w:tc>
          <w:tcPr>
            <w:tcW w:w="1306" w:type="dxa"/>
            <w:vAlign w:val="center"/>
          </w:tcPr>
          <w:p w14:paraId="3FF06FF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w:t>
            </w:r>
          </w:p>
          <w:p w14:paraId="06035CF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1070" w:type="dxa"/>
            <w:vAlign w:val="center"/>
          </w:tcPr>
          <w:p w14:paraId="4A128FE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银行结算账号</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借据编号</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贷款账号</w:t>
            </w:r>
          </w:p>
        </w:tc>
        <w:tc>
          <w:tcPr>
            <w:tcW w:w="993" w:type="dxa"/>
            <w:vAlign w:val="center"/>
          </w:tcPr>
          <w:p w14:paraId="45285E4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资金</w:t>
            </w:r>
          </w:p>
          <w:p w14:paraId="38B581D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借出方</w:t>
            </w:r>
          </w:p>
        </w:tc>
        <w:tc>
          <w:tcPr>
            <w:tcW w:w="708" w:type="dxa"/>
            <w:vAlign w:val="center"/>
          </w:tcPr>
          <w:p w14:paraId="2642E9D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993" w:type="dxa"/>
            <w:vAlign w:val="center"/>
          </w:tcPr>
          <w:p w14:paraId="7012146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利率</w:t>
            </w:r>
          </w:p>
        </w:tc>
        <w:tc>
          <w:tcPr>
            <w:tcW w:w="992" w:type="dxa"/>
            <w:vAlign w:val="center"/>
          </w:tcPr>
          <w:p w14:paraId="00A4B25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余额</w:t>
            </w:r>
          </w:p>
        </w:tc>
        <w:tc>
          <w:tcPr>
            <w:tcW w:w="1373" w:type="dxa"/>
            <w:vAlign w:val="center"/>
          </w:tcPr>
          <w:p w14:paraId="4959A89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贷款起止</w:t>
            </w:r>
          </w:p>
          <w:p w14:paraId="0FA66B0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c>
          <w:tcPr>
            <w:tcW w:w="1087" w:type="dxa"/>
            <w:vAlign w:val="center"/>
          </w:tcPr>
          <w:p w14:paraId="7E6592C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6CA929A9" w14:textId="77777777">
        <w:trPr>
          <w:trHeight w:hRule="exact" w:val="454"/>
          <w:jc w:val="center"/>
        </w:trPr>
        <w:tc>
          <w:tcPr>
            <w:tcW w:w="1306" w:type="dxa"/>
            <w:vAlign w:val="center"/>
          </w:tcPr>
          <w:p w14:paraId="5EB6A73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70" w:type="dxa"/>
            <w:vAlign w:val="center"/>
          </w:tcPr>
          <w:p w14:paraId="2039422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3" w:type="dxa"/>
            <w:vAlign w:val="center"/>
          </w:tcPr>
          <w:p w14:paraId="4FAC420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8" w:type="dxa"/>
            <w:vAlign w:val="center"/>
          </w:tcPr>
          <w:p w14:paraId="1E6D577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3" w:type="dxa"/>
            <w:vAlign w:val="center"/>
          </w:tcPr>
          <w:p w14:paraId="63C22D8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2" w:type="dxa"/>
          </w:tcPr>
          <w:p w14:paraId="2B5A5D9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373" w:type="dxa"/>
            <w:vAlign w:val="center"/>
          </w:tcPr>
          <w:p w14:paraId="44C4CB0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87" w:type="dxa"/>
            <w:vAlign w:val="center"/>
          </w:tcPr>
          <w:p w14:paraId="4CAEE58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619D4957" w14:textId="77777777">
        <w:trPr>
          <w:trHeight w:hRule="exact" w:val="454"/>
          <w:jc w:val="center"/>
        </w:trPr>
        <w:tc>
          <w:tcPr>
            <w:tcW w:w="1306" w:type="dxa"/>
            <w:vAlign w:val="center"/>
          </w:tcPr>
          <w:p w14:paraId="30B037A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70" w:type="dxa"/>
            <w:vAlign w:val="center"/>
          </w:tcPr>
          <w:p w14:paraId="7352B91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3" w:type="dxa"/>
            <w:vAlign w:val="center"/>
          </w:tcPr>
          <w:p w14:paraId="4793512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08" w:type="dxa"/>
            <w:vAlign w:val="center"/>
          </w:tcPr>
          <w:p w14:paraId="799D9FE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3" w:type="dxa"/>
            <w:vAlign w:val="center"/>
          </w:tcPr>
          <w:p w14:paraId="2F0B82F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2" w:type="dxa"/>
          </w:tcPr>
          <w:p w14:paraId="67ABD38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373" w:type="dxa"/>
            <w:vAlign w:val="center"/>
          </w:tcPr>
          <w:p w14:paraId="45DF032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87" w:type="dxa"/>
            <w:vAlign w:val="center"/>
          </w:tcPr>
          <w:p w14:paraId="178843C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6A1367D8" w14:textId="77777777" w:rsidR="00DE645E" w:rsidRDefault="00DE645E">
      <w:pPr>
        <w:spacing w:after="0" w:line="240" w:lineRule="auto"/>
        <w:rPr>
          <w:rFonts w:ascii="Times New Roman" w:eastAsia="仿宋_GB2312" w:hAnsi="Times New Roman" w:cs="Times New Roman"/>
          <w:kern w:val="2"/>
          <w:sz w:val="21"/>
          <w:szCs w:val="21"/>
        </w:rPr>
      </w:pPr>
    </w:p>
    <w:p w14:paraId="0583B020"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6</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担保</w:t>
      </w:r>
    </w:p>
    <w:p w14:paraId="28086942"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w:t>
      </w:r>
      <w:r>
        <w:rPr>
          <w:rFonts w:ascii="Times New Roman" w:eastAsia="仿宋_GB2312" w:hAnsi="Times New Roman" w:cs="Times New Roman"/>
          <w:kern w:val="2"/>
          <w:sz w:val="21"/>
          <w:szCs w:val="21"/>
        </w:rPr>
        <w:t>1</w:t>
      </w:r>
      <w:r>
        <w:rPr>
          <w:rFonts w:ascii="Times New Roman" w:eastAsia="仿宋_GB2312" w:hAnsi="Times New Roman" w:cs="Times New Roman" w:hint="eastAsia"/>
          <w:kern w:val="2"/>
          <w:sz w:val="21"/>
          <w:szCs w:val="21"/>
        </w:rPr>
        <w:t>）本公司为其他单位提供的、以</w:t>
      </w:r>
      <w:proofErr w:type="gramStart"/>
      <w:r>
        <w:rPr>
          <w:rFonts w:ascii="Times New Roman" w:eastAsia="仿宋_GB2312" w:hAnsi="Times New Roman" w:cs="Times New Roman" w:hint="eastAsia"/>
          <w:kern w:val="2"/>
          <w:sz w:val="21"/>
          <w:szCs w:val="21"/>
        </w:rPr>
        <w:t>贵行为</w:t>
      </w:r>
      <w:proofErr w:type="gramEnd"/>
      <w:r>
        <w:rPr>
          <w:rFonts w:ascii="Times New Roman" w:eastAsia="仿宋_GB2312" w:hAnsi="Times New Roman" w:cs="Times New Roman" w:hint="eastAsia"/>
          <w:kern w:val="2"/>
          <w:sz w:val="21"/>
          <w:szCs w:val="21"/>
        </w:rPr>
        <w:t>担保受益人的担保</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7"/>
        <w:gridCol w:w="949"/>
        <w:gridCol w:w="1125"/>
        <w:gridCol w:w="1125"/>
        <w:gridCol w:w="1110"/>
        <w:gridCol w:w="1565"/>
        <w:gridCol w:w="901"/>
      </w:tblGrid>
      <w:tr w:rsidR="00DE645E" w14:paraId="2DA6A984" w14:textId="77777777">
        <w:trPr>
          <w:cantSplit/>
          <w:trHeight w:val="232"/>
          <w:jc w:val="center"/>
        </w:trPr>
        <w:tc>
          <w:tcPr>
            <w:tcW w:w="1747" w:type="dxa"/>
            <w:vAlign w:val="center"/>
          </w:tcPr>
          <w:p w14:paraId="65BAD434" w14:textId="77777777" w:rsidR="00DE645E" w:rsidRDefault="008C3ED1">
            <w:pPr>
              <w:widowControl w:val="0"/>
              <w:spacing w:after="0" w:line="360" w:lineRule="auto"/>
              <w:ind w:leftChars="-28" w:left="-3" w:hangingChars="28" w:hanging="59"/>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被担保人</w:t>
            </w:r>
          </w:p>
        </w:tc>
        <w:tc>
          <w:tcPr>
            <w:tcW w:w="949" w:type="dxa"/>
            <w:vAlign w:val="center"/>
          </w:tcPr>
          <w:p w14:paraId="4B6BB6D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7E51474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方式</w:t>
            </w:r>
          </w:p>
        </w:tc>
        <w:tc>
          <w:tcPr>
            <w:tcW w:w="1125" w:type="dxa"/>
            <w:vAlign w:val="center"/>
          </w:tcPr>
          <w:p w14:paraId="0F28DA2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125" w:type="dxa"/>
            <w:vAlign w:val="center"/>
          </w:tcPr>
          <w:p w14:paraId="2D45857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5F1D559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余额</w:t>
            </w:r>
          </w:p>
        </w:tc>
        <w:tc>
          <w:tcPr>
            <w:tcW w:w="1110" w:type="dxa"/>
            <w:vAlign w:val="center"/>
          </w:tcPr>
          <w:p w14:paraId="036A0A6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161EDFC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1565" w:type="dxa"/>
            <w:vAlign w:val="center"/>
          </w:tcPr>
          <w:p w14:paraId="397A8EA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担保合同编号</w:t>
            </w:r>
          </w:p>
        </w:tc>
        <w:tc>
          <w:tcPr>
            <w:tcW w:w="901" w:type="dxa"/>
            <w:vAlign w:val="center"/>
          </w:tcPr>
          <w:p w14:paraId="2DBFAEE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5FF9170B" w14:textId="77777777">
        <w:trPr>
          <w:cantSplit/>
          <w:trHeight w:hRule="exact" w:val="454"/>
          <w:jc w:val="center"/>
        </w:trPr>
        <w:tc>
          <w:tcPr>
            <w:tcW w:w="1747" w:type="dxa"/>
            <w:vAlign w:val="center"/>
          </w:tcPr>
          <w:p w14:paraId="6DC20A9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49" w:type="dxa"/>
            <w:vAlign w:val="center"/>
          </w:tcPr>
          <w:p w14:paraId="481E04D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25" w:type="dxa"/>
          </w:tcPr>
          <w:p w14:paraId="42ABD9C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25" w:type="dxa"/>
            <w:vAlign w:val="center"/>
          </w:tcPr>
          <w:p w14:paraId="55CDCFC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10" w:type="dxa"/>
            <w:vAlign w:val="center"/>
          </w:tcPr>
          <w:p w14:paraId="53A8D92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65" w:type="dxa"/>
          </w:tcPr>
          <w:p w14:paraId="0F9EF75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01" w:type="dxa"/>
            <w:vAlign w:val="center"/>
          </w:tcPr>
          <w:p w14:paraId="6084C15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55574CEF" w14:textId="77777777">
        <w:trPr>
          <w:cantSplit/>
          <w:trHeight w:hRule="exact" w:val="454"/>
          <w:jc w:val="center"/>
        </w:trPr>
        <w:tc>
          <w:tcPr>
            <w:tcW w:w="1747" w:type="dxa"/>
            <w:vAlign w:val="center"/>
          </w:tcPr>
          <w:p w14:paraId="71F5D9E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49" w:type="dxa"/>
            <w:vAlign w:val="center"/>
          </w:tcPr>
          <w:p w14:paraId="7FB696F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25" w:type="dxa"/>
          </w:tcPr>
          <w:p w14:paraId="1ACA665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25" w:type="dxa"/>
            <w:vAlign w:val="center"/>
          </w:tcPr>
          <w:p w14:paraId="61C5AF2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10" w:type="dxa"/>
            <w:vAlign w:val="center"/>
          </w:tcPr>
          <w:p w14:paraId="77DDACA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65" w:type="dxa"/>
          </w:tcPr>
          <w:p w14:paraId="0E349C8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01" w:type="dxa"/>
            <w:vAlign w:val="center"/>
          </w:tcPr>
          <w:p w14:paraId="1366444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112F5C8C" w14:textId="77777777" w:rsidR="00DE645E" w:rsidRDefault="00DE645E">
      <w:pPr>
        <w:spacing w:after="0" w:line="240" w:lineRule="auto"/>
        <w:rPr>
          <w:rFonts w:ascii="Times New Roman" w:eastAsia="仿宋_GB2312" w:hAnsi="Times New Roman" w:cs="Times New Roman"/>
          <w:kern w:val="2"/>
          <w:sz w:val="21"/>
          <w:szCs w:val="21"/>
        </w:rPr>
      </w:pPr>
    </w:p>
    <w:p w14:paraId="60FE13AA"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w:t>
      </w:r>
      <w:r>
        <w:rPr>
          <w:rFonts w:ascii="Times New Roman" w:eastAsia="仿宋_GB2312" w:hAnsi="Times New Roman" w:cs="Times New Roman"/>
          <w:kern w:val="2"/>
          <w:sz w:val="21"/>
          <w:szCs w:val="21"/>
        </w:rPr>
        <w:t>2</w:t>
      </w:r>
      <w:r>
        <w:rPr>
          <w:rFonts w:ascii="Times New Roman" w:eastAsia="仿宋_GB2312" w:hAnsi="Times New Roman" w:cs="Times New Roman" w:hint="eastAsia"/>
          <w:kern w:val="2"/>
          <w:sz w:val="21"/>
          <w:szCs w:val="21"/>
        </w:rPr>
        <w:t>）贵行向本公司提供的担保（如保函业务、备用信用证业务等）</w:t>
      </w:r>
    </w:p>
    <w:tbl>
      <w:tblPr>
        <w:tblpPr w:leftFromText="180" w:rightFromText="180" w:vertAnchor="text" w:horzAnchor="margin" w:tblpXSpec="center" w:tblpY="303"/>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8"/>
        <w:gridCol w:w="944"/>
        <w:gridCol w:w="1130"/>
        <w:gridCol w:w="1080"/>
        <w:gridCol w:w="1217"/>
        <w:gridCol w:w="1492"/>
        <w:gridCol w:w="921"/>
      </w:tblGrid>
      <w:tr w:rsidR="00DE645E" w14:paraId="494AFE7D" w14:textId="77777777">
        <w:trPr>
          <w:cantSplit/>
          <w:trHeight w:val="251"/>
        </w:trPr>
        <w:tc>
          <w:tcPr>
            <w:tcW w:w="1746" w:type="dxa"/>
            <w:vAlign w:val="center"/>
          </w:tcPr>
          <w:p w14:paraId="0E45526D" w14:textId="77777777" w:rsidR="00DE645E" w:rsidRDefault="008C3ED1">
            <w:pPr>
              <w:widowControl w:val="0"/>
              <w:spacing w:after="0" w:line="360" w:lineRule="auto"/>
              <w:ind w:leftChars="-28" w:left="-3" w:hangingChars="28" w:hanging="59"/>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被担保人</w:t>
            </w:r>
          </w:p>
        </w:tc>
        <w:tc>
          <w:tcPr>
            <w:tcW w:w="947" w:type="dxa"/>
            <w:vAlign w:val="center"/>
          </w:tcPr>
          <w:p w14:paraId="1477E82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57110D3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方式</w:t>
            </w:r>
          </w:p>
        </w:tc>
        <w:tc>
          <w:tcPr>
            <w:tcW w:w="1134" w:type="dxa"/>
            <w:vAlign w:val="center"/>
          </w:tcPr>
          <w:p w14:paraId="4435891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084" w:type="dxa"/>
            <w:vAlign w:val="center"/>
          </w:tcPr>
          <w:p w14:paraId="54D83BF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0680ACE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金额</w:t>
            </w:r>
          </w:p>
        </w:tc>
        <w:tc>
          <w:tcPr>
            <w:tcW w:w="1222" w:type="dxa"/>
            <w:vAlign w:val="center"/>
          </w:tcPr>
          <w:p w14:paraId="1175C24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w:t>
            </w:r>
          </w:p>
          <w:p w14:paraId="6DAC008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1498" w:type="dxa"/>
            <w:vAlign w:val="center"/>
          </w:tcPr>
          <w:p w14:paraId="7A9C2A5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担保合同编号</w:t>
            </w:r>
          </w:p>
        </w:tc>
        <w:tc>
          <w:tcPr>
            <w:tcW w:w="924" w:type="dxa"/>
            <w:vAlign w:val="center"/>
          </w:tcPr>
          <w:p w14:paraId="5411C8A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287DD695" w14:textId="77777777">
        <w:trPr>
          <w:cantSplit/>
          <w:trHeight w:hRule="exact" w:val="454"/>
        </w:trPr>
        <w:tc>
          <w:tcPr>
            <w:tcW w:w="1746" w:type="dxa"/>
            <w:vAlign w:val="center"/>
          </w:tcPr>
          <w:p w14:paraId="5D11E31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47" w:type="dxa"/>
            <w:vAlign w:val="center"/>
          </w:tcPr>
          <w:p w14:paraId="1242CA5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34" w:type="dxa"/>
          </w:tcPr>
          <w:p w14:paraId="275960A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84" w:type="dxa"/>
            <w:vAlign w:val="center"/>
          </w:tcPr>
          <w:p w14:paraId="2ADD692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22" w:type="dxa"/>
            <w:vAlign w:val="center"/>
          </w:tcPr>
          <w:p w14:paraId="0B1763B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98" w:type="dxa"/>
          </w:tcPr>
          <w:p w14:paraId="1B58606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24" w:type="dxa"/>
            <w:vAlign w:val="center"/>
          </w:tcPr>
          <w:p w14:paraId="287841B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33D9F46B" w14:textId="77777777">
        <w:trPr>
          <w:cantSplit/>
          <w:trHeight w:hRule="exact" w:val="454"/>
        </w:trPr>
        <w:tc>
          <w:tcPr>
            <w:tcW w:w="1746" w:type="dxa"/>
            <w:vAlign w:val="center"/>
          </w:tcPr>
          <w:p w14:paraId="7E9DE87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47" w:type="dxa"/>
            <w:vAlign w:val="center"/>
          </w:tcPr>
          <w:p w14:paraId="0AEB40D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34" w:type="dxa"/>
          </w:tcPr>
          <w:p w14:paraId="7E2379C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84" w:type="dxa"/>
            <w:vAlign w:val="center"/>
          </w:tcPr>
          <w:p w14:paraId="3204BDC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22" w:type="dxa"/>
            <w:vAlign w:val="center"/>
          </w:tcPr>
          <w:p w14:paraId="7AF19BD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98" w:type="dxa"/>
          </w:tcPr>
          <w:p w14:paraId="21F550F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24" w:type="dxa"/>
            <w:vAlign w:val="center"/>
          </w:tcPr>
          <w:p w14:paraId="5B2EF78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4B827D92"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68181591"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7</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本公司为出票人且由贵行承兑而尚未支付的银行承兑汇票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3"/>
        <w:gridCol w:w="1529"/>
        <w:gridCol w:w="658"/>
        <w:gridCol w:w="1093"/>
        <w:gridCol w:w="876"/>
        <w:gridCol w:w="876"/>
        <w:gridCol w:w="1527"/>
      </w:tblGrid>
      <w:tr w:rsidR="00DE645E" w14:paraId="5F353F5B" w14:textId="77777777">
        <w:trPr>
          <w:jc w:val="center"/>
        </w:trPr>
        <w:tc>
          <w:tcPr>
            <w:tcW w:w="1963" w:type="dxa"/>
          </w:tcPr>
          <w:p w14:paraId="7F00391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银行承兑汇票号码</w:t>
            </w:r>
          </w:p>
        </w:tc>
        <w:tc>
          <w:tcPr>
            <w:tcW w:w="1529" w:type="dxa"/>
          </w:tcPr>
          <w:p w14:paraId="469BD46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结算账户账号</w:t>
            </w:r>
          </w:p>
        </w:tc>
        <w:tc>
          <w:tcPr>
            <w:tcW w:w="658" w:type="dxa"/>
          </w:tcPr>
          <w:p w14:paraId="6330E06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093" w:type="dxa"/>
          </w:tcPr>
          <w:p w14:paraId="651E30A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票面金额</w:t>
            </w:r>
          </w:p>
        </w:tc>
        <w:tc>
          <w:tcPr>
            <w:tcW w:w="876" w:type="dxa"/>
          </w:tcPr>
          <w:p w14:paraId="523D50F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出票日</w:t>
            </w:r>
          </w:p>
        </w:tc>
        <w:tc>
          <w:tcPr>
            <w:tcW w:w="876" w:type="dxa"/>
          </w:tcPr>
          <w:p w14:paraId="15579C2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1527" w:type="dxa"/>
          </w:tcPr>
          <w:p w14:paraId="5D0D384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抵（质）押品</w:t>
            </w:r>
          </w:p>
        </w:tc>
      </w:tr>
      <w:tr w:rsidR="00DE645E" w14:paraId="147F3B6A" w14:textId="77777777">
        <w:trPr>
          <w:trHeight w:hRule="exact" w:val="454"/>
          <w:jc w:val="center"/>
        </w:trPr>
        <w:tc>
          <w:tcPr>
            <w:tcW w:w="1963" w:type="dxa"/>
          </w:tcPr>
          <w:p w14:paraId="18CC630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29" w:type="dxa"/>
          </w:tcPr>
          <w:p w14:paraId="740086C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58" w:type="dxa"/>
          </w:tcPr>
          <w:p w14:paraId="534005D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93" w:type="dxa"/>
          </w:tcPr>
          <w:p w14:paraId="5A2DF3A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76" w:type="dxa"/>
          </w:tcPr>
          <w:p w14:paraId="2FEA58D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76" w:type="dxa"/>
          </w:tcPr>
          <w:p w14:paraId="4C5F08E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27" w:type="dxa"/>
          </w:tcPr>
          <w:p w14:paraId="74E51C65"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02CC69C0" w14:textId="77777777">
        <w:trPr>
          <w:trHeight w:hRule="exact" w:val="454"/>
          <w:jc w:val="center"/>
        </w:trPr>
        <w:tc>
          <w:tcPr>
            <w:tcW w:w="1963" w:type="dxa"/>
          </w:tcPr>
          <w:p w14:paraId="70171A8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29" w:type="dxa"/>
          </w:tcPr>
          <w:p w14:paraId="4162E3F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58" w:type="dxa"/>
          </w:tcPr>
          <w:p w14:paraId="09D0A36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93" w:type="dxa"/>
          </w:tcPr>
          <w:p w14:paraId="24192EA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76" w:type="dxa"/>
          </w:tcPr>
          <w:p w14:paraId="751FE27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76" w:type="dxa"/>
          </w:tcPr>
          <w:p w14:paraId="634087C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27" w:type="dxa"/>
          </w:tcPr>
          <w:p w14:paraId="3DA5201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77018CFD"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118AC67E" w14:textId="77777777" w:rsidR="00DE645E" w:rsidRDefault="008C3ED1">
      <w:pPr>
        <w:spacing w:after="0" w:line="24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13ED8EA4"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lastRenderedPageBreak/>
        <w:t>8</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本公司向贵行已贴现而尚未到期的商业汇票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6"/>
        <w:gridCol w:w="884"/>
        <w:gridCol w:w="786"/>
        <w:gridCol w:w="786"/>
        <w:gridCol w:w="897"/>
        <w:gridCol w:w="885"/>
        <w:gridCol w:w="884"/>
        <w:gridCol w:w="885"/>
        <w:gridCol w:w="1049"/>
      </w:tblGrid>
      <w:tr w:rsidR="00DE645E" w14:paraId="48E4D525" w14:textId="77777777">
        <w:trPr>
          <w:trHeight w:val="1144"/>
          <w:jc w:val="center"/>
        </w:trPr>
        <w:tc>
          <w:tcPr>
            <w:tcW w:w="1409" w:type="dxa"/>
            <w:vAlign w:val="center"/>
          </w:tcPr>
          <w:p w14:paraId="1B85EC4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商业汇票</w:t>
            </w:r>
          </w:p>
          <w:p w14:paraId="7BC5B980"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号码</w:t>
            </w:r>
          </w:p>
        </w:tc>
        <w:tc>
          <w:tcPr>
            <w:tcW w:w="850" w:type="dxa"/>
            <w:vAlign w:val="center"/>
          </w:tcPr>
          <w:p w14:paraId="6B6A6AA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承兑人</w:t>
            </w:r>
          </w:p>
          <w:p w14:paraId="6C8B1608"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755" w:type="dxa"/>
            <w:vAlign w:val="center"/>
          </w:tcPr>
          <w:p w14:paraId="2ED9311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755" w:type="dxa"/>
            <w:vAlign w:val="center"/>
          </w:tcPr>
          <w:p w14:paraId="5D3DD0E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票面</w:t>
            </w:r>
          </w:p>
          <w:p w14:paraId="2784A7B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金额</w:t>
            </w:r>
          </w:p>
        </w:tc>
        <w:tc>
          <w:tcPr>
            <w:tcW w:w="862" w:type="dxa"/>
            <w:vAlign w:val="center"/>
          </w:tcPr>
          <w:p w14:paraId="27237B0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出票日</w:t>
            </w:r>
          </w:p>
        </w:tc>
        <w:tc>
          <w:tcPr>
            <w:tcW w:w="851" w:type="dxa"/>
            <w:vAlign w:val="center"/>
          </w:tcPr>
          <w:p w14:paraId="1733FAC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850" w:type="dxa"/>
            <w:vAlign w:val="center"/>
          </w:tcPr>
          <w:p w14:paraId="4027D34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贴现日</w:t>
            </w:r>
          </w:p>
        </w:tc>
        <w:tc>
          <w:tcPr>
            <w:tcW w:w="851" w:type="dxa"/>
            <w:vAlign w:val="center"/>
          </w:tcPr>
          <w:p w14:paraId="52E1D6E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贴现率</w:t>
            </w:r>
          </w:p>
        </w:tc>
        <w:tc>
          <w:tcPr>
            <w:tcW w:w="1008" w:type="dxa"/>
            <w:vAlign w:val="center"/>
          </w:tcPr>
          <w:p w14:paraId="3CFD98D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贴现</w:t>
            </w:r>
          </w:p>
          <w:p w14:paraId="67DDF3F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净额</w:t>
            </w:r>
          </w:p>
        </w:tc>
      </w:tr>
      <w:tr w:rsidR="00DE645E" w14:paraId="15AB04F3" w14:textId="77777777">
        <w:trPr>
          <w:trHeight w:hRule="exact" w:val="454"/>
          <w:jc w:val="center"/>
        </w:trPr>
        <w:tc>
          <w:tcPr>
            <w:tcW w:w="1409" w:type="dxa"/>
            <w:vAlign w:val="center"/>
          </w:tcPr>
          <w:p w14:paraId="0DD1CFC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0" w:type="dxa"/>
            <w:vAlign w:val="center"/>
          </w:tcPr>
          <w:p w14:paraId="451D996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55" w:type="dxa"/>
          </w:tcPr>
          <w:p w14:paraId="1B92EB8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55" w:type="dxa"/>
            <w:vAlign w:val="center"/>
          </w:tcPr>
          <w:p w14:paraId="6E6224C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62" w:type="dxa"/>
            <w:vAlign w:val="center"/>
          </w:tcPr>
          <w:p w14:paraId="4628FF5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1" w:type="dxa"/>
            <w:vAlign w:val="center"/>
          </w:tcPr>
          <w:p w14:paraId="2DD896E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0" w:type="dxa"/>
            <w:vAlign w:val="center"/>
          </w:tcPr>
          <w:p w14:paraId="6922F8A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1" w:type="dxa"/>
            <w:vAlign w:val="center"/>
          </w:tcPr>
          <w:p w14:paraId="7DA9465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08" w:type="dxa"/>
            <w:vAlign w:val="center"/>
          </w:tcPr>
          <w:p w14:paraId="61FBD86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61F12E74" w14:textId="77777777">
        <w:trPr>
          <w:trHeight w:hRule="exact" w:val="454"/>
          <w:jc w:val="center"/>
        </w:trPr>
        <w:tc>
          <w:tcPr>
            <w:tcW w:w="1409" w:type="dxa"/>
            <w:vAlign w:val="center"/>
          </w:tcPr>
          <w:p w14:paraId="5CE9A3F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0" w:type="dxa"/>
            <w:vAlign w:val="center"/>
          </w:tcPr>
          <w:p w14:paraId="0A43EB5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55" w:type="dxa"/>
          </w:tcPr>
          <w:p w14:paraId="6AA8FDD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55" w:type="dxa"/>
            <w:vAlign w:val="center"/>
          </w:tcPr>
          <w:p w14:paraId="701EFDA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62" w:type="dxa"/>
            <w:vAlign w:val="center"/>
          </w:tcPr>
          <w:p w14:paraId="6FF562E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1" w:type="dxa"/>
            <w:vAlign w:val="center"/>
          </w:tcPr>
          <w:p w14:paraId="33E1231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0" w:type="dxa"/>
            <w:vAlign w:val="center"/>
          </w:tcPr>
          <w:p w14:paraId="5F0C397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51" w:type="dxa"/>
            <w:vAlign w:val="center"/>
          </w:tcPr>
          <w:p w14:paraId="7304893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08" w:type="dxa"/>
            <w:vAlign w:val="center"/>
          </w:tcPr>
          <w:p w14:paraId="101071F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7C8FFF8A"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3B4B4473"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9</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本公司为持票人且由贵行托收（或由本公司提示付款）的商业汇票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561"/>
        <w:gridCol w:w="992"/>
        <w:gridCol w:w="1416"/>
        <w:gridCol w:w="1133"/>
        <w:gridCol w:w="1611"/>
      </w:tblGrid>
      <w:tr w:rsidR="00DE645E" w14:paraId="72C3F4D7" w14:textId="77777777">
        <w:trPr>
          <w:trHeight w:val="587"/>
          <w:jc w:val="center"/>
        </w:trPr>
        <w:tc>
          <w:tcPr>
            <w:tcW w:w="1809" w:type="dxa"/>
            <w:vAlign w:val="center"/>
          </w:tcPr>
          <w:p w14:paraId="518DB83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商业汇票号码</w:t>
            </w:r>
          </w:p>
        </w:tc>
        <w:tc>
          <w:tcPr>
            <w:tcW w:w="1561" w:type="dxa"/>
            <w:vAlign w:val="center"/>
          </w:tcPr>
          <w:p w14:paraId="44E1A21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承兑人名称</w:t>
            </w:r>
          </w:p>
        </w:tc>
        <w:tc>
          <w:tcPr>
            <w:tcW w:w="992" w:type="dxa"/>
            <w:vAlign w:val="center"/>
          </w:tcPr>
          <w:p w14:paraId="1F13894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416" w:type="dxa"/>
            <w:vAlign w:val="center"/>
          </w:tcPr>
          <w:p w14:paraId="4B86ECA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票面金额</w:t>
            </w:r>
          </w:p>
        </w:tc>
        <w:tc>
          <w:tcPr>
            <w:tcW w:w="1133" w:type="dxa"/>
            <w:vAlign w:val="center"/>
          </w:tcPr>
          <w:p w14:paraId="12314D1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出票日</w:t>
            </w:r>
          </w:p>
        </w:tc>
        <w:tc>
          <w:tcPr>
            <w:tcW w:w="1611" w:type="dxa"/>
            <w:vAlign w:val="center"/>
          </w:tcPr>
          <w:p w14:paraId="086701F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r>
      <w:tr w:rsidR="00DE645E" w14:paraId="7E4F9064" w14:textId="77777777">
        <w:trPr>
          <w:trHeight w:hRule="exact" w:val="454"/>
          <w:jc w:val="center"/>
        </w:trPr>
        <w:tc>
          <w:tcPr>
            <w:tcW w:w="1809" w:type="dxa"/>
          </w:tcPr>
          <w:p w14:paraId="6294C33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61" w:type="dxa"/>
          </w:tcPr>
          <w:p w14:paraId="00119FB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2" w:type="dxa"/>
          </w:tcPr>
          <w:p w14:paraId="3F28488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16" w:type="dxa"/>
          </w:tcPr>
          <w:p w14:paraId="07734D3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33" w:type="dxa"/>
          </w:tcPr>
          <w:p w14:paraId="6D662D3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11" w:type="dxa"/>
          </w:tcPr>
          <w:p w14:paraId="03E188F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338740BA" w14:textId="77777777">
        <w:trPr>
          <w:trHeight w:hRule="exact" w:val="454"/>
          <w:jc w:val="center"/>
        </w:trPr>
        <w:tc>
          <w:tcPr>
            <w:tcW w:w="1809" w:type="dxa"/>
          </w:tcPr>
          <w:p w14:paraId="4D633C6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61" w:type="dxa"/>
          </w:tcPr>
          <w:p w14:paraId="7311CAE1"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92" w:type="dxa"/>
          </w:tcPr>
          <w:p w14:paraId="0CA11D2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16" w:type="dxa"/>
          </w:tcPr>
          <w:p w14:paraId="1BE89ED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33" w:type="dxa"/>
          </w:tcPr>
          <w:p w14:paraId="4621612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11" w:type="dxa"/>
          </w:tcPr>
          <w:p w14:paraId="099851D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66CAE0D5"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10202D3D"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10</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本公司为申请人，由贵行开具的、未履行完毕的不可撤销信用证</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4"/>
        <w:gridCol w:w="1704"/>
        <w:gridCol w:w="925"/>
        <w:gridCol w:w="1444"/>
        <w:gridCol w:w="1156"/>
        <w:gridCol w:w="1589"/>
      </w:tblGrid>
      <w:tr w:rsidR="00DE645E" w14:paraId="6829B48E" w14:textId="77777777">
        <w:trPr>
          <w:trHeight w:val="748"/>
          <w:jc w:val="center"/>
        </w:trPr>
        <w:tc>
          <w:tcPr>
            <w:tcW w:w="1704" w:type="dxa"/>
            <w:vAlign w:val="center"/>
          </w:tcPr>
          <w:p w14:paraId="3D74392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信用证号码</w:t>
            </w:r>
          </w:p>
        </w:tc>
        <w:tc>
          <w:tcPr>
            <w:tcW w:w="1704" w:type="dxa"/>
            <w:vAlign w:val="center"/>
          </w:tcPr>
          <w:p w14:paraId="2EC2602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受益人</w:t>
            </w:r>
          </w:p>
        </w:tc>
        <w:tc>
          <w:tcPr>
            <w:tcW w:w="925" w:type="dxa"/>
            <w:vAlign w:val="center"/>
          </w:tcPr>
          <w:p w14:paraId="71EF3B6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444" w:type="dxa"/>
            <w:vAlign w:val="center"/>
          </w:tcPr>
          <w:p w14:paraId="01C63DE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信用证金额</w:t>
            </w:r>
          </w:p>
        </w:tc>
        <w:tc>
          <w:tcPr>
            <w:tcW w:w="1156" w:type="dxa"/>
            <w:vAlign w:val="center"/>
          </w:tcPr>
          <w:p w14:paraId="2D4180F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1589" w:type="dxa"/>
            <w:vAlign w:val="center"/>
          </w:tcPr>
          <w:p w14:paraId="44FE3AF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未使用金额</w:t>
            </w:r>
          </w:p>
        </w:tc>
      </w:tr>
      <w:tr w:rsidR="00DE645E" w14:paraId="0A34B93A" w14:textId="77777777">
        <w:trPr>
          <w:trHeight w:hRule="exact" w:val="454"/>
          <w:jc w:val="center"/>
        </w:trPr>
        <w:tc>
          <w:tcPr>
            <w:tcW w:w="1704" w:type="dxa"/>
          </w:tcPr>
          <w:p w14:paraId="230091B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04" w:type="dxa"/>
          </w:tcPr>
          <w:p w14:paraId="67E2E30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25" w:type="dxa"/>
          </w:tcPr>
          <w:p w14:paraId="062D9E8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44" w:type="dxa"/>
          </w:tcPr>
          <w:p w14:paraId="1F275FF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56" w:type="dxa"/>
          </w:tcPr>
          <w:p w14:paraId="449A103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89" w:type="dxa"/>
          </w:tcPr>
          <w:p w14:paraId="656C639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28A76654" w14:textId="77777777">
        <w:trPr>
          <w:trHeight w:hRule="exact" w:val="454"/>
          <w:jc w:val="center"/>
        </w:trPr>
        <w:tc>
          <w:tcPr>
            <w:tcW w:w="1704" w:type="dxa"/>
          </w:tcPr>
          <w:p w14:paraId="23B289B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04" w:type="dxa"/>
          </w:tcPr>
          <w:p w14:paraId="135ADCD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25" w:type="dxa"/>
          </w:tcPr>
          <w:p w14:paraId="1FD630D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44" w:type="dxa"/>
          </w:tcPr>
          <w:p w14:paraId="771D808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56" w:type="dxa"/>
          </w:tcPr>
          <w:p w14:paraId="41D97B2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589" w:type="dxa"/>
          </w:tcPr>
          <w:p w14:paraId="4F55C65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390D731E" w14:textId="77777777" w:rsidR="00DE645E" w:rsidRDefault="00DE645E">
      <w:pPr>
        <w:spacing w:after="0" w:line="240" w:lineRule="auto"/>
        <w:rPr>
          <w:rFonts w:ascii="Times New Roman" w:eastAsia="仿宋_GB2312" w:hAnsi="Times New Roman" w:cs="Times New Roman"/>
          <w:kern w:val="2"/>
          <w:sz w:val="21"/>
          <w:szCs w:val="21"/>
        </w:rPr>
      </w:pPr>
    </w:p>
    <w:p w14:paraId="54060E21"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11</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本公司与贵行之间未履行完毕的外汇买卖合约</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6"/>
        <w:gridCol w:w="1154"/>
        <w:gridCol w:w="1116"/>
        <w:gridCol w:w="1134"/>
        <w:gridCol w:w="1656"/>
        <w:gridCol w:w="770"/>
        <w:gridCol w:w="1026"/>
      </w:tblGrid>
      <w:tr w:rsidR="00DE645E" w14:paraId="12B11036" w14:textId="77777777">
        <w:trPr>
          <w:trHeight w:val="818"/>
          <w:jc w:val="center"/>
        </w:trPr>
        <w:tc>
          <w:tcPr>
            <w:tcW w:w="1666" w:type="dxa"/>
            <w:vAlign w:val="center"/>
          </w:tcPr>
          <w:p w14:paraId="0758E5B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类别</w:t>
            </w:r>
          </w:p>
        </w:tc>
        <w:tc>
          <w:tcPr>
            <w:tcW w:w="1154" w:type="dxa"/>
            <w:vAlign w:val="center"/>
          </w:tcPr>
          <w:p w14:paraId="7871CCF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合约</w:t>
            </w:r>
          </w:p>
          <w:p w14:paraId="40D0E2A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号码</w:t>
            </w:r>
          </w:p>
        </w:tc>
        <w:tc>
          <w:tcPr>
            <w:tcW w:w="1116" w:type="dxa"/>
          </w:tcPr>
          <w:p w14:paraId="28938F5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贵行</w:t>
            </w:r>
          </w:p>
          <w:p w14:paraId="3FEF97D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卖出币种</w:t>
            </w:r>
          </w:p>
        </w:tc>
        <w:tc>
          <w:tcPr>
            <w:tcW w:w="1134" w:type="dxa"/>
            <w:vAlign w:val="center"/>
          </w:tcPr>
          <w:p w14:paraId="65A0B74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贵行</w:t>
            </w:r>
          </w:p>
          <w:p w14:paraId="61A4AE2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买入币种</w:t>
            </w:r>
          </w:p>
        </w:tc>
        <w:tc>
          <w:tcPr>
            <w:tcW w:w="1656" w:type="dxa"/>
            <w:vAlign w:val="center"/>
          </w:tcPr>
          <w:p w14:paraId="05BB172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未履行的</w:t>
            </w:r>
          </w:p>
          <w:p w14:paraId="75749B2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合约买卖金额</w:t>
            </w:r>
          </w:p>
        </w:tc>
        <w:tc>
          <w:tcPr>
            <w:tcW w:w="770" w:type="dxa"/>
            <w:vAlign w:val="center"/>
          </w:tcPr>
          <w:p w14:paraId="1570C21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汇率</w:t>
            </w:r>
          </w:p>
        </w:tc>
        <w:tc>
          <w:tcPr>
            <w:tcW w:w="1026" w:type="dxa"/>
            <w:vAlign w:val="center"/>
          </w:tcPr>
          <w:p w14:paraId="21D1E81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交收</w:t>
            </w:r>
          </w:p>
          <w:p w14:paraId="0CC23D2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r>
      <w:tr w:rsidR="00DE645E" w14:paraId="5B65854A" w14:textId="77777777">
        <w:trPr>
          <w:trHeight w:hRule="exact" w:val="454"/>
          <w:jc w:val="center"/>
        </w:trPr>
        <w:tc>
          <w:tcPr>
            <w:tcW w:w="1666" w:type="dxa"/>
          </w:tcPr>
          <w:p w14:paraId="2DC7919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54" w:type="dxa"/>
          </w:tcPr>
          <w:p w14:paraId="5C28A9D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16" w:type="dxa"/>
          </w:tcPr>
          <w:p w14:paraId="1F07829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34" w:type="dxa"/>
          </w:tcPr>
          <w:p w14:paraId="7E2A395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56" w:type="dxa"/>
          </w:tcPr>
          <w:p w14:paraId="34E5BD6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70" w:type="dxa"/>
          </w:tcPr>
          <w:p w14:paraId="6CA0F91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26" w:type="dxa"/>
          </w:tcPr>
          <w:p w14:paraId="768159F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706F2748" w14:textId="77777777">
        <w:trPr>
          <w:trHeight w:hRule="exact" w:val="454"/>
          <w:jc w:val="center"/>
        </w:trPr>
        <w:tc>
          <w:tcPr>
            <w:tcW w:w="1666" w:type="dxa"/>
          </w:tcPr>
          <w:p w14:paraId="60B74E0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54" w:type="dxa"/>
          </w:tcPr>
          <w:p w14:paraId="733892A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16" w:type="dxa"/>
          </w:tcPr>
          <w:p w14:paraId="5C5F923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34" w:type="dxa"/>
          </w:tcPr>
          <w:p w14:paraId="59786D8A"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656" w:type="dxa"/>
          </w:tcPr>
          <w:p w14:paraId="7C0F3E1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70" w:type="dxa"/>
          </w:tcPr>
          <w:p w14:paraId="6FCEEFD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26" w:type="dxa"/>
          </w:tcPr>
          <w:p w14:paraId="70D32CE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7342F55B"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6ACB9C2B"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12</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本公司存放于贵行托管的证券或其他产权文件</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3"/>
        <w:gridCol w:w="1733"/>
        <w:gridCol w:w="1444"/>
        <w:gridCol w:w="1156"/>
        <w:gridCol w:w="2166"/>
      </w:tblGrid>
      <w:tr w:rsidR="00DE645E" w14:paraId="21F6F559" w14:textId="77777777">
        <w:trPr>
          <w:trHeight w:val="463"/>
          <w:jc w:val="center"/>
        </w:trPr>
        <w:tc>
          <w:tcPr>
            <w:tcW w:w="2023" w:type="dxa"/>
            <w:vAlign w:val="center"/>
          </w:tcPr>
          <w:p w14:paraId="2032FE0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证券或</w:t>
            </w:r>
          </w:p>
          <w:p w14:paraId="5F49303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其他产权文件名称</w:t>
            </w:r>
          </w:p>
        </w:tc>
        <w:tc>
          <w:tcPr>
            <w:tcW w:w="1733" w:type="dxa"/>
            <w:vAlign w:val="center"/>
          </w:tcPr>
          <w:p w14:paraId="15CC3CC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证券代码或</w:t>
            </w:r>
          </w:p>
          <w:p w14:paraId="57443CA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产权文件编号</w:t>
            </w:r>
          </w:p>
        </w:tc>
        <w:tc>
          <w:tcPr>
            <w:tcW w:w="1444" w:type="dxa"/>
            <w:vAlign w:val="center"/>
          </w:tcPr>
          <w:p w14:paraId="6FD728B5"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数量</w:t>
            </w:r>
          </w:p>
        </w:tc>
        <w:tc>
          <w:tcPr>
            <w:tcW w:w="1156" w:type="dxa"/>
            <w:vAlign w:val="center"/>
          </w:tcPr>
          <w:p w14:paraId="2C418C6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2166" w:type="dxa"/>
            <w:vAlign w:val="center"/>
          </w:tcPr>
          <w:p w14:paraId="69B3635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金额</w:t>
            </w:r>
          </w:p>
        </w:tc>
      </w:tr>
      <w:tr w:rsidR="00DE645E" w14:paraId="7DBE74D3" w14:textId="77777777">
        <w:trPr>
          <w:trHeight w:hRule="exact" w:val="454"/>
          <w:jc w:val="center"/>
        </w:trPr>
        <w:tc>
          <w:tcPr>
            <w:tcW w:w="2023" w:type="dxa"/>
          </w:tcPr>
          <w:p w14:paraId="1A2F0AA9"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33" w:type="dxa"/>
          </w:tcPr>
          <w:p w14:paraId="19B8B92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44" w:type="dxa"/>
          </w:tcPr>
          <w:p w14:paraId="5EA3089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56" w:type="dxa"/>
          </w:tcPr>
          <w:p w14:paraId="2F8E893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2166" w:type="dxa"/>
          </w:tcPr>
          <w:p w14:paraId="0A33BBF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7CC858C8" w14:textId="77777777">
        <w:trPr>
          <w:trHeight w:hRule="exact" w:val="454"/>
          <w:jc w:val="center"/>
        </w:trPr>
        <w:tc>
          <w:tcPr>
            <w:tcW w:w="2023" w:type="dxa"/>
          </w:tcPr>
          <w:p w14:paraId="0E94C62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733" w:type="dxa"/>
          </w:tcPr>
          <w:p w14:paraId="7C82979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444" w:type="dxa"/>
          </w:tcPr>
          <w:p w14:paraId="38FF4CE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56" w:type="dxa"/>
          </w:tcPr>
          <w:p w14:paraId="353554D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2166" w:type="dxa"/>
          </w:tcPr>
          <w:p w14:paraId="5A0494A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2D02E9BE" w14:textId="77777777" w:rsidR="00DE645E" w:rsidRDefault="00DE645E">
      <w:pPr>
        <w:widowControl w:val="0"/>
        <w:spacing w:after="0" w:line="360" w:lineRule="auto"/>
        <w:ind w:firstLineChars="200" w:firstLine="420"/>
        <w:jc w:val="both"/>
        <w:rPr>
          <w:rFonts w:ascii="Times New Roman" w:hAnsi="Times New Roman" w:cs="Times New Roman"/>
          <w:kern w:val="2"/>
          <w:sz w:val="21"/>
          <w:lang w:val="en-GB"/>
        </w:rPr>
      </w:pPr>
    </w:p>
    <w:p w14:paraId="63CDE5E1" w14:textId="77777777" w:rsidR="00DE645E" w:rsidRDefault="008C3ED1">
      <w:pPr>
        <w:spacing w:after="0" w:line="24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6CF8C9FE"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lastRenderedPageBreak/>
        <w:t>13</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本公司购买的由贵行发行的未到期银行理财产品</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6"/>
        <w:gridCol w:w="1169"/>
        <w:gridCol w:w="962"/>
        <w:gridCol w:w="1065"/>
        <w:gridCol w:w="1065"/>
        <w:gridCol w:w="1065"/>
        <w:gridCol w:w="1065"/>
        <w:gridCol w:w="1065"/>
      </w:tblGrid>
      <w:tr w:rsidR="00DE645E" w14:paraId="7F88F6ED" w14:textId="77777777">
        <w:trPr>
          <w:trHeight w:val="788"/>
          <w:jc w:val="center"/>
        </w:trPr>
        <w:tc>
          <w:tcPr>
            <w:tcW w:w="1066" w:type="dxa"/>
            <w:vAlign w:val="center"/>
          </w:tcPr>
          <w:p w14:paraId="1F6A0CA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产品名称</w:t>
            </w:r>
          </w:p>
        </w:tc>
        <w:tc>
          <w:tcPr>
            <w:tcW w:w="1169" w:type="dxa"/>
            <w:vAlign w:val="center"/>
          </w:tcPr>
          <w:p w14:paraId="42738A5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产品类型（封闭式</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开放式）</w:t>
            </w:r>
          </w:p>
        </w:tc>
        <w:tc>
          <w:tcPr>
            <w:tcW w:w="962" w:type="dxa"/>
            <w:vAlign w:val="center"/>
          </w:tcPr>
          <w:p w14:paraId="658E8C6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1065" w:type="dxa"/>
            <w:vAlign w:val="center"/>
          </w:tcPr>
          <w:p w14:paraId="28AE68F3"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持有份额</w:t>
            </w:r>
          </w:p>
        </w:tc>
        <w:tc>
          <w:tcPr>
            <w:tcW w:w="1065" w:type="dxa"/>
            <w:vAlign w:val="center"/>
          </w:tcPr>
          <w:p w14:paraId="45FCF7F6"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产品净值</w:t>
            </w:r>
          </w:p>
        </w:tc>
        <w:tc>
          <w:tcPr>
            <w:tcW w:w="1065" w:type="dxa"/>
            <w:vAlign w:val="center"/>
          </w:tcPr>
          <w:p w14:paraId="14C16F5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购买日</w:t>
            </w:r>
          </w:p>
        </w:tc>
        <w:tc>
          <w:tcPr>
            <w:tcW w:w="1065" w:type="dxa"/>
            <w:vAlign w:val="center"/>
          </w:tcPr>
          <w:p w14:paraId="5BD9F1D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到期日</w:t>
            </w:r>
          </w:p>
        </w:tc>
        <w:tc>
          <w:tcPr>
            <w:tcW w:w="1065" w:type="dxa"/>
            <w:vAlign w:val="center"/>
          </w:tcPr>
          <w:p w14:paraId="531FA1A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是否被用于担保或存在其他使用限制</w:t>
            </w:r>
          </w:p>
        </w:tc>
      </w:tr>
      <w:tr w:rsidR="00DE645E" w14:paraId="2473633E" w14:textId="77777777">
        <w:trPr>
          <w:trHeight w:hRule="exact" w:val="454"/>
          <w:jc w:val="center"/>
        </w:trPr>
        <w:tc>
          <w:tcPr>
            <w:tcW w:w="1066" w:type="dxa"/>
          </w:tcPr>
          <w:p w14:paraId="4475E6F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69" w:type="dxa"/>
          </w:tcPr>
          <w:p w14:paraId="7A29ADB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62" w:type="dxa"/>
          </w:tcPr>
          <w:p w14:paraId="2BF9996D"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217FA59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38FF83A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3D6A0DDC"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28A27E4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7CD2221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09D4FAA9" w14:textId="77777777">
        <w:trPr>
          <w:trHeight w:hRule="exact" w:val="454"/>
          <w:jc w:val="center"/>
        </w:trPr>
        <w:tc>
          <w:tcPr>
            <w:tcW w:w="1066" w:type="dxa"/>
          </w:tcPr>
          <w:p w14:paraId="79B2F7B2"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169" w:type="dxa"/>
          </w:tcPr>
          <w:p w14:paraId="61D54E0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962" w:type="dxa"/>
          </w:tcPr>
          <w:p w14:paraId="4F1ECE1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6BD50BA4"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672C70C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2EEECF1E"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1A8C896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065" w:type="dxa"/>
          </w:tcPr>
          <w:p w14:paraId="1C808758"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bl>
    <w:p w14:paraId="4AA0E801" w14:textId="77777777" w:rsidR="00DE645E" w:rsidRDefault="00DE645E">
      <w:pPr>
        <w:widowControl w:val="0"/>
        <w:spacing w:after="0" w:line="360" w:lineRule="auto"/>
        <w:ind w:firstLineChars="200" w:firstLine="420"/>
        <w:jc w:val="both"/>
        <w:rPr>
          <w:rFonts w:ascii="Times New Roman" w:eastAsia="仿宋_GB2312" w:hAnsi="Times New Roman" w:cs="Times New Roman"/>
          <w:kern w:val="2"/>
          <w:sz w:val="21"/>
          <w:szCs w:val="21"/>
        </w:rPr>
      </w:pPr>
    </w:p>
    <w:p w14:paraId="19F15A90"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14</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其他</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DE645E" w14:paraId="0AB0F9AD" w14:textId="77777777">
        <w:trPr>
          <w:trHeight w:val="648"/>
          <w:jc w:val="center"/>
        </w:trPr>
        <w:tc>
          <w:tcPr>
            <w:tcW w:w="8522" w:type="dxa"/>
          </w:tcPr>
          <w:p w14:paraId="5B2C04E0"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42C3F8EA"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7331064A"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3ACB4A8E"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23F8053A"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7CED3B2A"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3403A3D5"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r>
    </w:tbl>
    <w:p w14:paraId="4267066A"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p w14:paraId="056DDC90"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附表</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资金归集（资金池或其他资金管理）账户具体信息</w:t>
      </w:r>
    </w:p>
    <w:tbl>
      <w:tblPr>
        <w:tblStyle w:val="af7"/>
        <w:tblW w:w="8522" w:type="dxa"/>
        <w:jc w:val="center"/>
        <w:tblLayout w:type="fixed"/>
        <w:tblLook w:val="04A0" w:firstRow="1" w:lastRow="0" w:firstColumn="1" w:lastColumn="0" w:noHBand="0" w:noVBand="1"/>
      </w:tblPr>
      <w:tblGrid>
        <w:gridCol w:w="578"/>
        <w:gridCol w:w="1486"/>
        <w:gridCol w:w="883"/>
        <w:gridCol w:w="1556"/>
        <w:gridCol w:w="783"/>
        <w:gridCol w:w="521"/>
        <w:gridCol w:w="2194"/>
        <w:gridCol w:w="521"/>
      </w:tblGrid>
      <w:tr w:rsidR="00DE645E" w14:paraId="06673B6B" w14:textId="77777777">
        <w:trPr>
          <w:trHeight w:val="1307"/>
          <w:jc w:val="center"/>
        </w:trPr>
        <w:tc>
          <w:tcPr>
            <w:tcW w:w="578" w:type="dxa"/>
            <w:vAlign w:val="center"/>
          </w:tcPr>
          <w:p w14:paraId="62B341CC" w14:textId="77777777" w:rsidR="00DE645E" w:rsidRDefault="008C3ED1">
            <w:pPr>
              <w:widowControl w:val="0"/>
              <w:spacing w:after="0" w:line="360" w:lineRule="auto"/>
              <w:jc w:val="center"/>
              <w:rPr>
                <w:rFonts w:eastAsia="仿宋_GB2312"/>
                <w:sz w:val="21"/>
                <w:szCs w:val="21"/>
              </w:rPr>
            </w:pPr>
            <w:r>
              <w:rPr>
                <w:rFonts w:ascii="Times New Roman" w:eastAsia="仿宋_GB2312" w:hAnsi="Times New Roman" w:cs="Times New Roman" w:hint="eastAsia"/>
                <w:kern w:val="2"/>
                <w:sz w:val="21"/>
                <w:szCs w:val="21"/>
              </w:rPr>
              <w:t>序号</w:t>
            </w:r>
          </w:p>
        </w:tc>
        <w:tc>
          <w:tcPr>
            <w:tcW w:w="1486" w:type="dxa"/>
            <w:vAlign w:val="center"/>
          </w:tcPr>
          <w:p w14:paraId="11F025E0" w14:textId="77777777" w:rsidR="00DE645E" w:rsidRDefault="008C3ED1">
            <w:pPr>
              <w:widowControl w:val="0"/>
              <w:spacing w:after="0" w:line="360" w:lineRule="auto"/>
              <w:jc w:val="center"/>
              <w:rPr>
                <w:rFonts w:eastAsia="仿宋_GB2312"/>
                <w:kern w:val="2"/>
                <w:sz w:val="21"/>
                <w:szCs w:val="21"/>
              </w:rPr>
            </w:pPr>
            <w:r>
              <w:rPr>
                <w:rFonts w:ascii="Times New Roman" w:eastAsia="仿宋_GB2312" w:hAnsi="Times New Roman" w:cs="Times New Roman" w:hint="eastAsia"/>
                <w:kern w:val="2"/>
                <w:sz w:val="21"/>
                <w:szCs w:val="21"/>
              </w:rPr>
              <w:t>资金提供机构名称（即拨入资金的具体机构）</w:t>
            </w:r>
          </w:p>
        </w:tc>
        <w:tc>
          <w:tcPr>
            <w:tcW w:w="883" w:type="dxa"/>
            <w:vAlign w:val="center"/>
          </w:tcPr>
          <w:p w14:paraId="44E9B208" w14:textId="77777777" w:rsidR="00DE645E" w:rsidRDefault="008C3ED1">
            <w:pPr>
              <w:widowControl w:val="0"/>
              <w:spacing w:after="0" w:line="360" w:lineRule="auto"/>
              <w:jc w:val="center"/>
              <w:rPr>
                <w:rFonts w:eastAsia="仿宋_GB2312"/>
                <w:kern w:val="2"/>
                <w:sz w:val="21"/>
                <w:szCs w:val="21"/>
              </w:rPr>
            </w:pPr>
            <w:r>
              <w:rPr>
                <w:rFonts w:ascii="Times New Roman" w:eastAsia="仿宋_GB2312" w:hAnsi="Times New Roman" w:cs="Times New Roman" w:hint="eastAsia"/>
                <w:kern w:val="2"/>
                <w:sz w:val="21"/>
                <w:szCs w:val="21"/>
              </w:rPr>
              <w:t>资金提供机构账号</w:t>
            </w:r>
          </w:p>
        </w:tc>
        <w:tc>
          <w:tcPr>
            <w:tcW w:w="1556" w:type="dxa"/>
            <w:vAlign w:val="center"/>
          </w:tcPr>
          <w:p w14:paraId="545FA476" w14:textId="77777777" w:rsidR="00DE645E" w:rsidRDefault="008C3ED1">
            <w:pPr>
              <w:widowControl w:val="0"/>
              <w:spacing w:after="0" w:line="360" w:lineRule="auto"/>
              <w:jc w:val="center"/>
              <w:rPr>
                <w:rFonts w:eastAsia="仿宋_GB2312"/>
                <w:kern w:val="2"/>
                <w:sz w:val="21"/>
                <w:szCs w:val="21"/>
              </w:rPr>
            </w:pPr>
            <w:r>
              <w:rPr>
                <w:rFonts w:ascii="Times New Roman" w:eastAsia="仿宋_GB2312" w:hAnsi="Times New Roman" w:cs="Times New Roman" w:hint="eastAsia"/>
                <w:kern w:val="2"/>
                <w:sz w:val="21"/>
                <w:szCs w:val="21"/>
              </w:rPr>
              <w:t>资金使用机构名称（即向该具体机构拨出资金）</w:t>
            </w:r>
          </w:p>
        </w:tc>
        <w:tc>
          <w:tcPr>
            <w:tcW w:w="783" w:type="dxa"/>
            <w:vAlign w:val="center"/>
          </w:tcPr>
          <w:p w14:paraId="74352E9C" w14:textId="77777777" w:rsidR="00DE645E" w:rsidRDefault="008C3ED1">
            <w:pPr>
              <w:widowControl w:val="0"/>
              <w:spacing w:after="0" w:line="360" w:lineRule="auto"/>
              <w:jc w:val="center"/>
              <w:rPr>
                <w:rFonts w:eastAsia="仿宋_GB2312"/>
                <w:kern w:val="2"/>
                <w:sz w:val="21"/>
                <w:szCs w:val="21"/>
              </w:rPr>
            </w:pPr>
            <w:r>
              <w:rPr>
                <w:rFonts w:ascii="Times New Roman" w:eastAsia="仿宋_GB2312" w:hAnsi="Times New Roman" w:cs="Times New Roman" w:hint="eastAsia"/>
                <w:kern w:val="2"/>
                <w:sz w:val="21"/>
                <w:szCs w:val="21"/>
              </w:rPr>
              <w:t>资金使用机构账号</w:t>
            </w:r>
          </w:p>
        </w:tc>
        <w:tc>
          <w:tcPr>
            <w:tcW w:w="521" w:type="dxa"/>
            <w:vAlign w:val="center"/>
          </w:tcPr>
          <w:p w14:paraId="374A1E85" w14:textId="77777777" w:rsidR="00DE645E" w:rsidRDefault="008C3ED1">
            <w:pPr>
              <w:widowControl w:val="0"/>
              <w:spacing w:after="0" w:line="360" w:lineRule="auto"/>
              <w:jc w:val="center"/>
              <w:rPr>
                <w:rFonts w:eastAsia="仿宋_GB2312"/>
                <w:kern w:val="2"/>
                <w:sz w:val="21"/>
                <w:szCs w:val="21"/>
              </w:rPr>
            </w:pPr>
            <w:r>
              <w:rPr>
                <w:rFonts w:ascii="Times New Roman" w:eastAsia="仿宋_GB2312" w:hAnsi="Times New Roman" w:cs="Times New Roman" w:hint="eastAsia"/>
                <w:kern w:val="2"/>
                <w:sz w:val="21"/>
                <w:szCs w:val="21"/>
              </w:rPr>
              <w:t>币种</w:t>
            </w:r>
          </w:p>
        </w:tc>
        <w:tc>
          <w:tcPr>
            <w:tcW w:w="2194" w:type="dxa"/>
            <w:vAlign w:val="center"/>
          </w:tcPr>
          <w:p w14:paraId="318193EF" w14:textId="77777777" w:rsidR="00DE645E" w:rsidRDefault="008C3ED1">
            <w:pPr>
              <w:widowControl w:val="0"/>
              <w:spacing w:after="0" w:line="360" w:lineRule="auto"/>
              <w:jc w:val="center"/>
              <w:rPr>
                <w:rFonts w:eastAsia="仿宋_GB2312"/>
                <w:kern w:val="2"/>
                <w:sz w:val="21"/>
                <w:szCs w:val="21"/>
              </w:rPr>
            </w:pPr>
            <w:proofErr w:type="gramStart"/>
            <w:r>
              <w:rPr>
                <w:rFonts w:ascii="Times New Roman" w:eastAsia="仿宋_GB2312" w:hAnsi="Times New Roman" w:cs="Times New Roman" w:hint="eastAsia"/>
                <w:kern w:val="2"/>
                <w:sz w:val="21"/>
                <w:szCs w:val="21"/>
              </w:rPr>
              <w:t>截至函证基准</w:t>
            </w:r>
            <w:proofErr w:type="gramEnd"/>
            <w:r>
              <w:rPr>
                <w:rFonts w:ascii="Times New Roman" w:eastAsia="仿宋_GB2312" w:hAnsi="Times New Roman" w:cs="Times New Roman" w:hint="eastAsia"/>
                <w:kern w:val="2"/>
                <w:sz w:val="21"/>
                <w:szCs w:val="21"/>
              </w:rPr>
              <w:t>日拨入或拨出资金余额</w:t>
            </w:r>
          </w:p>
          <w:p w14:paraId="5314F377" w14:textId="77777777" w:rsidR="00DE645E" w:rsidRDefault="008C3ED1">
            <w:pPr>
              <w:widowControl w:val="0"/>
              <w:spacing w:after="0" w:line="360" w:lineRule="auto"/>
              <w:jc w:val="center"/>
              <w:rPr>
                <w:rFonts w:eastAsia="仿宋_GB2312"/>
                <w:kern w:val="2"/>
                <w:sz w:val="21"/>
                <w:szCs w:val="21"/>
              </w:rPr>
            </w:pPr>
            <w:r>
              <w:rPr>
                <w:rFonts w:ascii="Times New Roman" w:eastAsia="仿宋_GB2312" w:hAnsi="Times New Roman" w:cs="Times New Roman" w:hint="eastAsia"/>
                <w:kern w:val="2"/>
                <w:sz w:val="21"/>
                <w:szCs w:val="21"/>
              </w:rPr>
              <w:t>（拨出填列正数，拨入填列负数）</w:t>
            </w:r>
          </w:p>
        </w:tc>
        <w:tc>
          <w:tcPr>
            <w:tcW w:w="521" w:type="dxa"/>
            <w:vAlign w:val="center"/>
          </w:tcPr>
          <w:p w14:paraId="65CD0C8C" w14:textId="77777777" w:rsidR="00DE645E" w:rsidRDefault="008C3ED1">
            <w:pPr>
              <w:widowControl w:val="0"/>
              <w:spacing w:after="0" w:line="360" w:lineRule="auto"/>
              <w:jc w:val="center"/>
              <w:rPr>
                <w:rFonts w:eastAsia="仿宋_GB2312"/>
                <w:kern w:val="2"/>
                <w:sz w:val="21"/>
                <w:szCs w:val="21"/>
              </w:rPr>
            </w:pPr>
            <w:r>
              <w:rPr>
                <w:rFonts w:ascii="Times New Roman" w:eastAsia="仿宋_GB2312" w:hAnsi="Times New Roman" w:cs="Times New Roman" w:hint="eastAsia"/>
                <w:kern w:val="2"/>
                <w:sz w:val="21"/>
                <w:szCs w:val="21"/>
              </w:rPr>
              <w:t>备注</w:t>
            </w:r>
          </w:p>
        </w:tc>
      </w:tr>
      <w:tr w:rsidR="00DE645E" w14:paraId="632AB656" w14:textId="77777777">
        <w:trPr>
          <w:trHeight w:val="340"/>
          <w:jc w:val="center"/>
        </w:trPr>
        <w:tc>
          <w:tcPr>
            <w:tcW w:w="578" w:type="dxa"/>
          </w:tcPr>
          <w:p w14:paraId="415F2235"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宋体" w:hAnsi="Times New Roman" w:cs="Times New Roman"/>
                <w:kern w:val="2"/>
                <w:sz w:val="21"/>
                <w:szCs w:val="21"/>
              </w:rPr>
              <w:t>1</w:t>
            </w:r>
          </w:p>
        </w:tc>
        <w:tc>
          <w:tcPr>
            <w:tcW w:w="1486" w:type="dxa"/>
          </w:tcPr>
          <w:p w14:paraId="79B016C7"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举例：</w:t>
            </w:r>
            <w:r>
              <w:rPr>
                <w:rFonts w:ascii="Times New Roman" w:eastAsia="仿宋_GB2312" w:hAnsi="Times New Roman" w:cs="Times New Roman"/>
                <w:kern w:val="2"/>
                <w:sz w:val="21"/>
                <w:szCs w:val="21"/>
              </w:rPr>
              <w:t>A</w:t>
            </w:r>
            <w:r>
              <w:rPr>
                <w:rFonts w:ascii="Times New Roman" w:eastAsia="仿宋_GB2312" w:hAnsi="Times New Roman" w:cs="Times New Roman" w:hint="eastAsia"/>
                <w:kern w:val="2"/>
                <w:sz w:val="21"/>
                <w:szCs w:val="21"/>
              </w:rPr>
              <w:t>公司</w:t>
            </w:r>
          </w:p>
        </w:tc>
        <w:tc>
          <w:tcPr>
            <w:tcW w:w="883" w:type="dxa"/>
          </w:tcPr>
          <w:p w14:paraId="7366D417"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1556" w:type="dxa"/>
          </w:tcPr>
          <w:p w14:paraId="4AE363AD"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noProof/>
                <w:kern w:val="2"/>
                <w:sz w:val="21"/>
                <w:szCs w:val="21"/>
              </w:rPr>
              <w:drawing>
                <wp:inline distT="0" distB="0" distL="0" distR="0" wp14:anchorId="2396B1D8" wp14:editId="6731763F">
                  <wp:extent cx="15875" cy="15875"/>
                  <wp:effectExtent l="0" t="0" r="0" b="0"/>
                  <wp:docPr id="9" name="图片 9"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id:_Foxmail.1@752c7e8a-18e1-276e-cd8c-a99c1141dafc"/>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783" w:type="dxa"/>
          </w:tcPr>
          <w:p w14:paraId="1073BE4A"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521" w:type="dxa"/>
          </w:tcPr>
          <w:p w14:paraId="4357D993"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2194" w:type="dxa"/>
          </w:tcPr>
          <w:p w14:paraId="1C42BB30"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w:t>
            </w:r>
          </w:p>
        </w:tc>
        <w:tc>
          <w:tcPr>
            <w:tcW w:w="521" w:type="dxa"/>
          </w:tcPr>
          <w:p w14:paraId="4713F1A9"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r>
      <w:tr w:rsidR="00DE645E" w14:paraId="7CF85E4F" w14:textId="77777777">
        <w:trPr>
          <w:trHeight w:val="340"/>
          <w:jc w:val="center"/>
        </w:trPr>
        <w:tc>
          <w:tcPr>
            <w:tcW w:w="578" w:type="dxa"/>
          </w:tcPr>
          <w:p w14:paraId="78A1E831"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宋体" w:hAnsi="Times New Roman" w:cs="Times New Roman"/>
                <w:kern w:val="2"/>
                <w:sz w:val="21"/>
                <w:szCs w:val="21"/>
              </w:rPr>
              <w:t>2</w:t>
            </w:r>
          </w:p>
        </w:tc>
        <w:tc>
          <w:tcPr>
            <w:tcW w:w="1486" w:type="dxa"/>
          </w:tcPr>
          <w:p w14:paraId="76558FAA"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noProof/>
                <w:kern w:val="2"/>
                <w:sz w:val="21"/>
                <w:szCs w:val="21"/>
              </w:rPr>
              <w:drawing>
                <wp:inline distT="0" distB="0" distL="0" distR="0" wp14:anchorId="6F92335D" wp14:editId="56C966E0">
                  <wp:extent cx="15875" cy="15875"/>
                  <wp:effectExtent l="0" t="0" r="0" b="0"/>
                  <wp:docPr id="10" name="图片 10"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id:_Foxmail.1@752c7e8a-18e1-276e-cd8c-a99c1141dafc"/>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883" w:type="dxa"/>
          </w:tcPr>
          <w:p w14:paraId="4B75744D"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1556" w:type="dxa"/>
          </w:tcPr>
          <w:p w14:paraId="73FB9E70"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举例：</w:t>
            </w:r>
            <w:r>
              <w:rPr>
                <w:rFonts w:ascii="Times New Roman" w:eastAsia="仿宋_GB2312" w:hAnsi="Times New Roman" w:cs="Times New Roman"/>
                <w:kern w:val="2"/>
                <w:sz w:val="21"/>
                <w:szCs w:val="21"/>
              </w:rPr>
              <w:t>B</w:t>
            </w:r>
            <w:r>
              <w:rPr>
                <w:rFonts w:ascii="Times New Roman" w:eastAsia="仿宋_GB2312" w:hAnsi="Times New Roman" w:cs="Times New Roman" w:hint="eastAsia"/>
                <w:kern w:val="2"/>
                <w:sz w:val="21"/>
                <w:szCs w:val="21"/>
              </w:rPr>
              <w:t>公司</w:t>
            </w:r>
          </w:p>
        </w:tc>
        <w:tc>
          <w:tcPr>
            <w:tcW w:w="783" w:type="dxa"/>
          </w:tcPr>
          <w:p w14:paraId="16FA212E"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521" w:type="dxa"/>
          </w:tcPr>
          <w:p w14:paraId="14D7AA2B"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2194" w:type="dxa"/>
          </w:tcPr>
          <w:p w14:paraId="30A7FFE6"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w:t>
            </w:r>
          </w:p>
        </w:tc>
        <w:tc>
          <w:tcPr>
            <w:tcW w:w="521" w:type="dxa"/>
          </w:tcPr>
          <w:p w14:paraId="3810F0F3"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r>
      <w:tr w:rsidR="00DE645E" w14:paraId="026115E8" w14:textId="77777777">
        <w:trPr>
          <w:trHeight w:val="340"/>
          <w:jc w:val="center"/>
        </w:trPr>
        <w:tc>
          <w:tcPr>
            <w:tcW w:w="578" w:type="dxa"/>
          </w:tcPr>
          <w:p w14:paraId="5F46FA34"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w:t>
            </w:r>
          </w:p>
        </w:tc>
        <w:tc>
          <w:tcPr>
            <w:tcW w:w="1486" w:type="dxa"/>
          </w:tcPr>
          <w:p w14:paraId="40F98052"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w:t>
            </w:r>
          </w:p>
        </w:tc>
        <w:tc>
          <w:tcPr>
            <w:tcW w:w="883" w:type="dxa"/>
          </w:tcPr>
          <w:p w14:paraId="3EBCA50D"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1556" w:type="dxa"/>
          </w:tcPr>
          <w:p w14:paraId="6614C6B3"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w:t>
            </w:r>
          </w:p>
        </w:tc>
        <w:tc>
          <w:tcPr>
            <w:tcW w:w="783" w:type="dxa"/>
          </w:tcPr>
          <w:p w14:paraId="4617BF35"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521" w:type="dxa"/>
          </w:tcPr>
          <w:p w14:paraId="180F299A"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2194" w:type="dxa"/>
          </w:tcPr>
          <w:p w14:paraId="18BBA827" w14:textId="77777777" w:rsidR="00DE645E" w:rsidRDefault="008C3ED1">
            <w:pPr>
              <w:widowControl w:val="0"/>
              <w:spacing w:after="0" w:line="360" w:lineRule="auto"/>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w:t>
            </w:r>
          </w:p>
        </w:tc>
        <w:tc>
          <w:tcPr>
            <w:tcW w:w="521" w:type="dxa"/>
          </w:tcPr>
          <w:p w14:paraId="722EA446"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r>
    </w:tbl>
    <w:p w14:paraId="61921E26" w14:textId="77777777" w:rsidR="00DE645E" w:rsidRDefault="00DE645E">
      <w:pPr>
        <w:widowControl w:val="0"/>
        <w:spacing w:after="0" w:line="360" w:lineRule="auto"/>
        <w:jc w:val="both"/>
        <w:rPr>
          <w:rFonts w:ascii="Times New Roman" w:eastAsia="仿宋_GB2312" w:hAnsi="Times New Roman" w:cs="Times New Roman"/>
          <w:kern w:val="2"/>
          <w:sz w:val="21"/>
          <w:szCs w:val="24"/>
          <w:lang w:val="en-GB"/>
        </w:rPr>
      </w:pPr>
    </w:p>
    <w:p w14:paraId="3D9B92D7" w14:textId="77777777" w:rsidR="00DE645E" w:rsidRDefault="008C3ED1">
      <w:pPr>
        <w:spacing w:after="0" w:line="240" w:lineRule="auto"/>
        <w:rPr>
          <w:rFonts w:ascii="Times New Roman" w:eastAsia="仿宋_GB2312" w:hAnsi="Times New Roman" w:cs="Times New Roman"/>
          <w:kern w:val="2"/>
          <w:sz w:val="21"/>
          <w:szCs w:val="24"/>
          <w:lang w:val="en-GB"/>
        </w:rPr>
      </w:pPr>
      <w:r>
        <w:rPr>
          <w:rFonts w:ascii="Times New Roman" w:eastAsia="仿宋_GB2312" w:hAnsi="Times New Roman" w:cs="Times New Roman"/>
          <w:kern w:val="2"/>
          <w:sz w:val="21"/>
          <w:szCs w:val="24"/>
          <w:lang w:val="en-GB"/>
        </w:rPr>
        <w:br w:type="page"/>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DE645E" w14:paraId="522E4E49" w14:textId="77777777">
        <w:trPr>
          <w:trHeight w:val="344"/>
          <w:jc w:val="center"/>
        </w:trPr>
        <w:tc>
          <w:tcPr>
            <w:tcW w:w="8643" w:type="dxa"/>
          </w:tcPr>
          <w:p w14:paraId="145D1654" w14:textId="77777777" w:rsidR="00DE645E" w:rsidRDefault="008C3ED1">
            <w:pPr>
              <w:widowControl w:val="0"/>
              <w:spacing w:after="0" w:line="360" w:lineRule="auto"/>
              <w:jc w:val="both"/>
              <w:rPr>
                <w:rFonts w:ascii="Times New Roman" w:eastAsia="仿宋_GB2312" w:hAnsi="Times New Roman" w:cs="Times New Roman"/>
                <w:b/>
                <w:kern w:val="2"/>
                <w:sz w:val="21"/>
                <w:szCs w:val="21"/>
              </w:rPr>
            </w:pPr>
            <w:r>
              <w:rPr>
                <w:rFonts w:ascii="Times New Roman" w:eastAsia="仿宋_GB2312" w:hAnsi="Times New Roman" w:cs="Times New Roman" w:hint="eastAsia"/>
                <w:b/>
                <w:kern w:val="2"/>
                <w:sz w:val="21"/>
                <w:szCs w:val="21"/>
              </w:rPr>
              <w:lastRenderedPageBreak/>
              <w:t>银行确认</w:t>
            </w:r>
          </w:p>
        </w:tc>
      </w:tr>
      <w:tr w:rsidR="00DE645E" w14:paraId="24B3F412" w14:textId="77777777">
        <w:trPr>
          <w:trHeight w:val="5294"/>
          <w:jc w:val="center"/>
        </w:trPr>
        <w:tc>
          <w:tcPr>
            <w:tcW w:w="8643" w:type="dxa"/>
          </w:tcPr>
          <w:p w14:paraId="557E2215" w14:textId="77777777" w:rsidR="00DE645E" w:rsidRDefault="008C3ED1">
            <w:pPr>
              <w:widowControl w:val="0"/>
              <w:spacing w:beforeLines="50" w:before="156" w:after="0" w:line="360" w:lineRule="auto"/>
              <w:jc w:val="both"/>
              <w:rPr>
                <w:rFonts w:ascii="Times New Roman" w:eastAsia="仿宋_GB2312" w:hAnsi="Times New Roman" w:cs="Times New Roman"/>
                <w:b/>
                <w:kern w:val="2"/>
                <w:sz w:val="21"/>
                <w:szCs w:val="21"/>
              </w:rPr>
            </w:pPr>
            <w:r>
              <w:rPr>
                <w:rFonts w:ascii="Times New Roman" w:eastAsia="仿宋_GB2312" w:hAnsi="Times New Roman" w:cs="Times New Roman" w:hint="eastAsia"/>
                <w:b/>
                <w:kern w:val="2"/>
                <w:sz w:val="21"/>
                <w:szCs w:val="21"/>
              </w:rPr>
              <w:t>本行确认在</w:t>
            </w:r>
            <w:proofErr w:type="gramStart"/>
            <w:r>
              <w:rPr>
                <w:rFonts w:ascii="Times New Roman" w:eastAsia="仿宋_GB2312" w:hAnsi="Times New Roman" w:cs="Times New Roman" w:hint="eastAsia"/>
                <w:b/>
                <w:kern w:val="2"/>
                <w:sz w:val="21"/>
                <w:szCs w:val="21"/>
              </w:rPr>
              <w:t>上述第</w:t>
            </w:r>
            <w:r>
              <w:rPr>
                <w:rFonts w:ascii="Times New Roman" w:eastAsia="仿宋_GB2312" w:hAnsi="Times New Roman" w:cs="Times New Roman"/>
                <w:b/>
                <w:kern w:val="2"/>
                <w:sz w:val="21"/>
                <w:szCs w:val="21"/>
              </w:rPr>
              <w:t>1</w:t>
            </w:r>
            <w:proofErr w:type="gramEnd"/>
            <w:r>
              <w:rPr>
                <w:rFonts w:ascii="Times New Roman" w:eastAsia="仿宋_GB2312" w:hAnsi="Times New Roman" w:cs="Times New Roman" w:hint="eastAsia"/>
                <w:b/>
                <w:kern w:val="2"/>
                <w:sz w:val="21"/>
                <w:szCs w:val="21"/>
              </w:rPr>
              <w:t>—</w:t>
            </w:r>
            <w:r>
              <w:rPr>
                <w:rFonts w:ascii="Times New Roman" w:hAnsi="Times New Roman" w:cs="Times New Roman"/>
                <w:b/>
                <w:kern w:val="2"/>
                <w:sz w:val="21"/>
              </w:rPr>
              <w:t>14</w:t>
            </w:r>
            <w:r>
              <w:rPr>
                <w:rFonts w:ascii="Times New Roman" w:hAnsi="Times New Roman" w:cs="Times New Roman" w:hint="eastAsia"/>
                <w:b/>
                <w:kern w:val="2"/>
                <w:sz w:val="21"/>
              </w:rPr>
              <w:t>项</w:t>
            </w:r>
            <w:r>
              <w:rPr>
                <w:rFonts w:ascii="Times New Roman" w:eastAsia="仿宋_GB2312" w:hAnsi="Times New Roman" w:cs="Times New Roman" w:hint="eastAsia"/>
                <w:b/>
                <w:kern w:val="2"/>
                <w:sz w:val="21"/>
                <w:szCs w:val="21"/>
              </w:rPr>
              <w:t>及附表（如适用）的表格中填列的金额和信息是正确</w:t>
            </w:r>
            <w:r>
              <w:rPr>
                <w:rFonts w:ascii="Times New Roman" w:eastAsia="仿宋_GB2312" w:hAnsi="Times New Roman" w:cs="Times New Roman" w:hint="eastAsia"/>
                <w:b/>
                <w:kern w:val="2"/>
                <w:sz w:val="21"/>
              </w:rPr>
              <w:t>、完整</w:t>
            </w:r>
            <w:r>
              <w:rPr>
                <w:rFonts w:ascii="Times New Roman" w:eastAsia="仿宋_GB2312" w:hAnsi="Times New Roman" w:cs="Times New Roman" w:hint="eastAsia"/>
                <w:b/>
                <w:kern w:val="2"/>
                <w:sz w:val="21"/>
                <w:szCs w:val="21"/>
              </w:rPr>
              <w:t>的。</w:t>
            </w:r>
          </w:p>
          <w:p w14:paraId="62EE581E" w14:textId="77777777" w:rsidR="00DE645E" w:rsidRDefault="00DE645E">
            <w:pPr>
              <w:widowControl w:val="0"/>
              <w:spacing w:after="160" w:line="360" w:lineRule="auto"/>
              <w:jc w:val="both"/>
              <w:rPr>
                <w:rFonts w:ascii="Times New Roman" w:eastAsia="仿宋_GB2312" w:hAnsi="Times New Roman" w:cs="Times New Roman"/>
                <w:kern w:val="2"/>
                <w:sz w:val="21"/>
                <w:szCs w:val="21"/>
              </w:rPr>
            </w:pPr>
          </w:p>
          <w:p w14:paraId="6CB76497" w14:textId="77777777" w:rsidR="00DE645E" w:rsidRDefault="00DE645E">
            <w:pPr>
              <w:widowControl w:val="0"/>
              <w:spacing w:after="160" w:line="360" w:lineRule="auto"/>
              <w:jc w:val="both"/>
              <w:rPr>
                <w:rFonts w:ascii="Times New Roman" w:eastAsia="仿宋_GB2312" w:hAnsi="Times New Roman" w:cs="Times New Roman"/>
                <w:kern w:val="2"/>
                <w:sz w:val="21"/>
                <w:szCs w:val="21"/>
              </w:rPr>
            </w:pPr>
          </w:p>
          <w:p w14:paraId="529AF20F" w14:textId="77777777" w:rsidR="00DE645E" w:rsidRDefault="00DE645E">
            <w:pPr>
              <w:widowControl w:val="0"/>
              <w:spacing w:after="160" w:line="360" w:lineRule="auto"/>
              <w:jc w:val="both"/>
              <w:rPr>
                <w:rFonts w:ascii="Times New Roman" w:eastAsia="仿宋_GB2312" w:hAnsi="Times New Roman" w:cs="Times New Roman"/>
                <w:kern w:val="2"/>
                <w:sz w:val="21"/>
                <w:szCs w:val="21"/>
              </w:rPr>
            </w:pPr>
          </w:p>
          <w:p w14:paraId="1D45175F"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年</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月</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日</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经办人：</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职务</w:t>
            </w:r>
            <w:r>
              <w:rPr>
                <w:rFonts w:ascii="Times New Roman" w:eastAsia="仿宋_GB2312" w:hAnsi="Times New Roman" w:cs="Times New Roman"/>
                <w:b/>
                <w:sz w:val="21"/>
                <w:szCs w:val="21"/>
              </w:rPr>
              <w:t>/</w:t>
            </w:r>
            <w:r>
              <w:rPr>
                <w:rFonts w:ascii="Times New Roman" w:eastAsia="仿宋_GB2312" w:hAnsi="Times New Roman" w:cs="Times New Roman" w:hint="eastAsia"/>
                <w:b/>
                <w:sz w:val="21"/>
                <w:szCs w:val="21"/>
              </w:rPr>
              <w:t>岗位：</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电话：</w:t>
            </w:r>
          </w:p>
          <w:p w14:paraId="7E9E5CE4"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复核人：</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职务</w:t>
            </w:r>
            <w:r>
              <w:rPr>
                <w:rFonts w:ascii="Times New Roman" w:eastAsia="仿宋_GB2312" w:hAnsi="Times New Roman" w:cs="Times New Roman"/>
                <w:b/>
                <w:sz w:val="21"/>
                <w:szCs w:val="21"/>
              </w:rPr>
              <w:t>/</w:t>
            </w:r>
            <w:r>
              <w:rPr>
                <w:rFonts w:ascii="Times New Roman" w:eastAsia="仿宋_GB2312" w:hAnsi="Times New Roman" w:cs="Times New Roman" w:hint="eastAsia"/>
                <w:b/>
                <w:sz w:val="21"/>
                <w:szCs w:val="21"/>
              </w:rPr>
              <w:t>岗位：</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电话：</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或</w:t>
            </w:r>
          </w:p>
          <w:p w14:paraId="1C5E9EAD"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系统处理签字：</w:t>
            </w:r>
            <w:r>
              <w:rPr>
                <w:rFonts w:ascii="Times New Roman" w:eastAsia="仿宋_GB2312" w:hAnsi="Times New Roman" w:cs="Times New Roman"/>
                <w:b/>
                <w:sz w:val="21"/>
                <w:szCs w:val="21"/>
              </w:rPr>
              <w:t xml:space="preserve">]                                                </w:t>
            </w:r>
          </w:p>
          <w:p w14:paraId="74FA1275" w14:textId="77777777" w:rsidR="00DE645E" w:rsidRDefault="008C3ED1">
            <w:pPr>
              <w:widowControl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（银行盖章）</w:t>
            </w:r>
          </w:p>
          <w:p w14:paraId="38A31AE0" w14:textId="77777777" w:rsidR="00DE645E" w:rsidRDefault="00DE645E">
            <w:pPr>
              <w:widowControl w:val="0"/>
              <w:spacing w:after="160" w:line="360" w:lineRule="auto"/>
              <w:jc w:val="both"/>
              <w:rPr>
                <w:rFonts w:ascii="Times New Roman" w:eastAsia="仿宋_GB2312" w:hAnsi="Times New Roman" w:cs="Times New Roman"/>
                <w:b/>
                <w:sz w:val="21"/>
                <w:szCs w:val="21"/>
              </w:rPr>
            </w:pPr>
          </w:p>
          <w:p w14:paraId="644ACD54"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r>
    </w:tbl>
    <w:p w14:paraId="26A7273D" w14:textId="77777777" w:rsidR="00DE645E" w:rsidRDefault="00DE645E">
      <w:pPr>
        <w:spacing w:after="0" w:line="360" w:lineRule="auto"/>
        <w:rPr>
          <w:rFonts w:ascii="Times New Roman" w:eastAsia="仿宋_GB2312" w:hAnsi="Times New Roman" w:cs="Times New Roman"/>
          <w:kern w:val="2"/>
          <w:sz w:val="28"/>
          <w:szCs w:val="28"/>
        </w:rPr>
        <w:sectPr w:rsidR="00DE645E">
          <w:footnotePr>
            <w:numRestart w:val="eachSect"/>
          </w:footnotePr>
          <w:pgSz w:w="11906" w:h="16838"/>
          <w:pgMar w:top="1440" w:right="1800" w:bottom="1440" w:left="1800" w:header="851" w:footer="992" w:gutter="0"/>
          <w:cols w:space="425"/>
          <w:docGrid w:type="lines" w:linePitch="312"/>
        </w:sectPr>
      </w:pPr>
    </w:p>
    <w:p w14:paraId="75991AAF" w14:textId="77777777" w:rsidR="00DE645E" w:rsidRDefault="008C3ED1">
      <w:pPr>
        <w:spacing w:after="0" w:line="240" w:lineRule="auto"/>
        <w:rPr>
          <w:rFonts w:ascii="Times New Roman" w:eastAsia="仿宋_GB2312" w:hAnsi="Times New Roman" w:cs="Times New Roman"/>
          <w:kern w:val="2"/>
          <w:sz w:val="28"/>
          <w:szCs w:val="28"/>
        </w:rPr>
      </w:pPr>
      <w:r>
        <w:rPr>
          <w:rFonts w:ascii="Times New Roman" w:eastAsia="仿宋_GB2312" w:hAnsi="Times New Roman" w:cs="Times New Roman" w:hint="eastAsia"/>
          <w:kern w:val="2"/>
          <w:sz w:val="28"/>
          <w:szCs w:val="28"/>
        </w:rPr>
        <w:lastRenderedPageBreak/>
        <w:t>附</w:t>
      </w:r>
      <w:r>
        <w:rPr>
          <w:rFonts w:ascii="Times New Roman" w:eastAsia="宋体" w:hAnsi="Times New Roman" w:cs="Times New Roman"/>
          <w:kern w:val="2"/>
          <w:sz w:val="28"/>
          <w:szCs w:val="28"/>
        </w:rPr>
        <w:t>3</w:t>
      </w:r>
    </w:p>
    <w:p w14:paraId="0DA1AF60" w14:textId="77777777" w:rsidR="00DE645E" w:rsidRDefault="008C3ED1">
      <w:pPr>
        <w:pStyle w:val="1"/>
        <w:spacing w:before="0" w:line="360" w:lineRule="auto"/>
        <w:jc w:val="center"/>
        <w:rPr>
          <w:rFonts w:ascii="Times New Roman" w:eastAsia="仿宋_GB2312" w:hAnsi="Times New Roman" w:cs="Times New Roman"/>
          <w:kern w:val="2"/>
          <w:sz w:val="32"/>
          <w:szCs w:val="32"/>
        </w:rPr>
      </w:pPr>
      <w:r>
        <w:rPr>
          <w:rFonts w:ascii="Times New Roman" w:eastAsia="仿宋_GB2312" w:hAnsi="Times New Roman" w:cs="Times New Roman" w:hint="eastAsia"/>
          <w:sz w:val="32"/>
          <w:szCs w:val="32"/>
        </w:rPr>
        <w:t>验资业务银行</w:t>
      </w:r>
      <w:proofErr w:type="gramStart"/>
      <w:r>
        <w:rPr>
          <w:rFonts w:ascii="Times New Roman" w:eastAsia="仿宋_GB2312" w:hAnsi="Times New Roman" w:cs="Times New Roman" w:hint="eastAsia"/>
          <w:sz w:val="32"/>
          <w:szCs w:val="32"/>
        </w:rPr>
        <w:t>询</w:t>
      </w:r>
      <w:proofErr w:type="gramEnd"/>
      <w:r>
        <w:rPr>
          <w:rFonts w:ascii="Times New Roman" w:eastAsia="仿宋_GB2312" w:hAnsi="Times New Roman" w:cs="Times New Roman" w:hint="eastAsia"/>
          <w:sz w:val="32"/>
          <w:szCs w:val="32"/>
        </w:rPr>
        <w:t>证函</w:t>
      </w:r>
    </w:p>
    <w:p w14:paraId="0ED1BCD6" w14:textId="77777777" w:rsidR="00DE645E" w:rsidRDefault="008C3ED1">
      <w:pPr>
        <w:widowControl w:val="0"/>
        <w:spacing w:after="0" w:line="360" w:lineRule="auto"/>
        <w:ind w:right="420"/>
        <w:jc w:val="right"/>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编号：</w:t>
      </w:r>
      <w:r>
        <w:rPr>
          <w:rFonts w:ascii="Times New Roman" w:eastAsia="仿宋_GB2312" w:hAnsi="Times New Roman" w:cs="Times New Roman"/>
          <w:kern w:val="2"/>
          <w:sz w:val="24"/>
          <w:szCs w:val="24"/>
        </w:rPr>
        <w:t xml:space="preserve">      </w:t>
      </w:r>
    </w:p>
    <w:p w14:paraId="1F4611BF" w14:textId="77777777" w:rsidR="00DE645E" w:rsidRDefault="00DE645E">
      <w:pPr>
        <w:widowControl w:val="0"/>
        <w:spacing w:after="0" w:line="360" w:lineRule="auto"/>
        <w:ind w:right="420"/>
        <w:jc w:val="right"/>
        <w:rPr>
          <w:rFonts w:ascii="Times New Roman" w:eastAsia="仿宋_GB2312" w:hAnsi="Times New Roman" w:cs="Times New Roman"/>
          <w:kern w:val="2"/>
          <w:sz w:val="24"/>
          <w:szCs w:val="24"/>
        </w:rPr>
      </w:pPr>
    </w:p>
    <w:p w14:paraId="5E23821C" w14:textId="77777777" w:rsidR="00DE645E" w:rsidRDefault="008C3ED1">
      <w:pPr>
        <w:widowControl w:val="0"/>
        <w:spacing w:after="0" w:line="360" w:lineRule="auto"/>
        <w:jc w:val="both"/>
        <w:rPr>
          <w:rFonts w:ascii="Times New Roman" w:eastAsia="仿宋_GB2312" w:hAnsi="Times New Roman" w:cs="Times New Roman"/>
          <w:b/>
          <w:kern w:val="2"/>
          <w:sz w:val="24"/>
          <w:szCs w:val="24"/>
        </w:rPr>
      </w:pPr>
      <w:r>
        <w:rPr>
          <w:rFonts w:ascii="Times New Roman" w:eastAsia="仿宋_GB2312" w:hAnsi="Times New Roman" w:cs="Times New Roman" w:hint="eastAsia"/>
          <w:b/>
          <w:kern w:val="2"/>
          <w:sz w:val="24"/>
          <w:szCs w:val="24"/>
        </w:rPr>
        <w:t>××（银行）××（分支机构，如适用）（以下简称“贵行”，即“函证收件人”）：</w:t>
      </w:r>
    </w:p>
    <w:p w14:paraId="13434F15"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本公司</w:t>
      </w:r>
      <w:r>
        <w:rPr>
          <w:rFonts w:ascii="Times New Roman" w:eastAsia="仿宋_GB2312" w:hAnsi="Times New Roman" w:cs="Times New Roman"/>
          <w:bCs/>
          <w:kern w:val="2"/>
          <w:sz w:val="24"/>
          <w:szCs w:val="24"/>
          <w:vertAlign w:val="superscript"/>
        </w:rPr>
        <w:footnoteReference w:id="14"/>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筹）</w:t>
      </w:r>
      <w:r>
        <w:rPr>
          <w:rFonts w:ascii="Times New Roman" w:eastAsia="仿宋_GB2312" w:hAnsi="Times New Roman" w:cs="Times New Roman"/>
          <w:kern w:val="2"/>
          <w:sz w:val="24"/>
          <w:szCs w:val="24"/>
        </w:rPr>
        <w:t>]</w:t>
      </w:r>
      <w:r>
        <w:rPr>
          <w:rFonts w:ascii="Times New Roman" w:eastAsia="仿宋_GB2312" w:hAnsi="Times New Roman" w:cs="Times New Roman"/>
          <w:bCs/>
          <w:kern w:val="2"/>
          <w:sz w:val="24"/>
          <w:szCs w:val="24"/>
          <w:vertAlign w:val="superscript"/>
        </w:rPr>
        <w:footnoteReference w:id="15"/>
      </w:r>
      <w:r>
        <w:rPr>
          <w:rFonts w:ascii="Times New Roman" w:eastAsia="仿宋_GB2312" w:hAnsi="Times New Roman" w:cs="Times New Roman" w:hint="eastAsia"/>
          <w:kern w:val="2"/>
          <w:sz w:val="24"/>
          <w:szCs w:val="24"/>
        </w:rPr>
        <w:t>聘请的</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××会计师事务所</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正在对</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筹）</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本公司管理的××（填写由商业银行托管的金融产品名称）</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的</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注册资本实收（或注册资本、实收资本变更）情况</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产品募集资金情况</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进行审验。按照国家有关法规的规定和</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中国注册会计师审计准则（</w:t>
      </w:r>
      <w:r>
        <w:rPr>
          <w:rFonts w:ascii="Times New Roman" w:eastAsia="仿宋_GB2312" w:hAnsi="Times New Roman" w:cs="Times New Roman" w:hint="eastAsia"/>
          <w:i/>
          <w:kern w:val="2"/>
          <w:sz w:val="24"/>
          <w:szCs w:val="24"/>
        </w:rPr>
        <w:t>或其他相关执业准则</w:t>
      </w:r>
      <w:r>
        <w:rPr>
          <w:rFonts w:ascii="Times New Roman" w:eastAsia="仿宋_GB2312" w:hAnsi="Times New Roman" w:cs="Times New Roman" w:hint="eastAsia"/>
          <w:kern w:val="2"/>
          <w:sz w:val="24"/>
          <w:szCs w:val="24"/>
        </w:rPr>
        <w:t>）</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的要求，应当</w:t>
      </w:r>
      <w:proofErr w:type="gramStart"/>
      <w:r>
        <w:rPr>
          <w:rFonts w:ascii="Times New Roman" w:eastAsia="仿宋_GB2312" w:hAnsi="Times New Roman" w:cs="Times New Roman" w:hint="eastAsia"/>
          <w:kern w:val="2"/>
          <w:sz w:val="24"/>
          <w:szCs w:val="24"/>
        </w:rPr>
        <w:t>询</w:t>
      </w:r>
      <w:proofErr w:type="gramEnd"/>
      <w:r>
        <w:rPr>
          <w:rFonts w:ascii="Times New Roman" w:eastAsia="仿宋_GB2312" w:hAnsi="Times New Roman" w:cs="Times New Roman" w:hint="eastAsia"/>
          <w:kern w:val="2"/>
          <w:sz w:val="24"/>
          <w:szCs w:val="24"/>
        </w:rPr>
        <w:t>证</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筹）</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本公司管理的××</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出资者（股东）</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外方股东</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向贵行缴存的</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出资额</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投资资金</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。下列数据及事项</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出自本公司</w:t>
      </w:r>
      <w:proofErr w:type="gramStart"/>
      <w:r>
        <w:rPr>
          <w:rFonts w:ascii="Times New Roman" w:eastAsia="仿宋_GB2312" w:hAnsi="Times New Roman" w:cs="Times New Roman" w:hint="eastAsia"/>
          <w:kern w:val="2"/>
          <w:sz w:val="24"/>
          <w:szCs w:val="24"/>
        </w:rPr>
        <w:t>账薄记录</w:t>
      </w:r>
      <w:proofErr w:type="gramEnd"/>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，如与贵行记录相符，请在本函“结论”部分</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签章</w:t>
      </w:r>
      <w:r>
        <w:rPr>
          <w:rFonts w:ascii="Times New Roman" w:eastAsia="仿宋_GB2312" w:hAnsi="Times New Roman" w:cs="Times New Roman"/>
          <w:kern w:val="2"/>
          <w:sz w:val="24"/>
          <w:szCs w:val="24"/>
        </w:rPr>
        <w:t>]</w:t>
      </w:r>
      <w:r>
        <w:rPr>
          <w:rFonts w:ascii="Times New Roman" w:eastAsia="仿宋_GB2312" w:hAnsi="Times New Roman" w:cs="Times New Roman" w:hint="eastAsia"/>
          <w:kern w:val="2"/>
          <w:sz w:val="24"/>
          <w:szCs w:val="24"/>
        </w:rPr>
        <w:t>或</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签发电子签名</w:t>
      </w:r>
      <w:r>
        <w:rPr>
          <w:rFonts w:ascii="Times New Roman" w:eastAsia="仿宋_GB2312" w:hAnsi="Times New Roman" w:cs="Times New Roman"/>
          <w:bCs/>
          <w:kern w:val="2"/>
          <w:sz w:val="24"/>
          <w:szCs w:val="24"/>
        </w:rPr>
        <w:t>]</w:t>
      </w:r>
      <w:r>
        <w:rPr>
          <w:rFonts w:ascii="Times New Roman" w:eastAsia="仿宋_GB2312" w:hAnsi="Times New Roman" w:cs="Times New Roman"/>
          <w:bCs/>
          <w:kern w:val="2"/>
          <w:sz w:val="24"/>
          <w:szCs w:val="24"/>
          <w:vertAlign w:val="superscript"/>
        </w:rPr>
        <w:footnoteReference w:id="16"/>
      </w:r>
      <w:r>
        <w:rPr>
          <w:rFonts w:ascii="Times New Roman" w:eastAsia="仿宋_GB2312" w:hAnsi="Times New Roman" w:cs="Times New Roman" w:hint="eastAsia"/>
          <w:bCs/>
          <w:kern w:val="2"/>
          <w:sz w:val="24"/>
          <w:szCs w:val="24"/>
        </w:rPr>
        <w:t>；如有不符，请在本函“结论”部分列明不符项目及具体内容，并</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签章</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或</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签发电子签名</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。回函请直接寄至××会计师事务所</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或直接转交××会计师</w:t>
      </w:r>
      <w:proofErr w:type="gramStart"/>
      <w:r>
        <w:rPr>
          <w:rFonts w:ascii="Times New Roman" w:eastAsia="仿宋_GB2312" w:hAnsi="Times New Roman" w:cs="Times New Roman" w:hint="eastAsia"/>
          <w:bCs/>
          <w:kern w:val="2"/>
          <w:sz w:val="24"/>
          <w:szCs w:val="24"/>
        </w:rPr>
        <w:t>事务所函证经办人</w:t>
      </w:r>
      <w:proofErr w:type="gramEnd"/>
      <w:r>
        <w:rPr>
          <w:rFonts w:ascii="Times New Roman" w:eastAsia="仿宋_GB2312" w:hAnsi="Times New Roman" w:cs="Times New Roman"/>
          <w:bCs/>
          <w:kern w:val="2"/>
          <w:sz w:val="24"/>
          <w:szCs w:val="24"/>
          <w:vertAlign w:val="superscript"/>
        </w:rPr>
        <w:footnoteReference w:id="17"/>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，地址及联系方式</w:t>
      </w:r>
      <w:r>
        <w:rPr>
          <w:rFonts w:ascii="Times New Roman" w:eastAsia="仿宋_GB2312" w:hAnsi="Times New Roman" w:cs="Times New Roman"/>
          <w:bCs/>
          <w:kern w:val="2"/>
          <w:sz w:val="24"/>
          <w:szCs w:val="24"/>
          <w:vertAlign w:val="superscript"/>
        </w:rPr>
        <w:footnoteReference w:id="18"/>
      </w:r>
      <w:r>
        <w:rPr>
          <w:rFonts w:ascii="Times New Roman" w:eastAsia="仿宋_GB2312" w:hAnsi="Times New Roman" w:cs="Times New Roman" w:hint="eastAsia"/>
          <w:bCs/>
          <w:kern w:val="2"/>
          <w:sz w:val="24"/>
          <w:szCs w:val="24"/>
        </w:rPr>
        <w:t>如下：</w:t>
      </w:r>
    </w:p>
    <w:p w14:paraId="183D831E"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回函地址：</w:t>
      </w:r>
      <w:r>
        <w:rPr>
          <w:rFonts w:ascii="Times New Roman" w:eastAsia="仿宋_GB2312" w:hAnsi="Times New Roman" w:cs="Times New Roman"/>
          <w:kern w:val="2"/>
          <w:sz w:val="24"/>
          <w:szCs w:val="24"/>
        </w:rPr>
        <w:t xml:space="preserve">                                      </w:t>
      </w:r>
    </w:p>
    <w:p w14:paraId="0ADBC901"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联系人：</w:t>
      </w:r>
      <w:r>
        <w:rPr>
          <w:rFonts w:ascii="Times New Roman" w:eastAsia="仿宋_GB2312" w:hAnsi="Times New Roman" w:cs="Times New Roman"/>
          <w:kern w:val="2"/>
          <w:sz w:val="24"/>
          <w:szCs w:val="24"/>
        </w:rPr>
        <w:t xml:space="preserve">          </w:t>
      </w:r>
      <w:r>
        <w:rPr>
          <w:rFonts w:ascii="Times New Roman" w:eastAsia="仿宋_GB2312" w:hAnsi="Times New Roman" w:cs="Times New Roman" w:hint="eastAsia"/>
          <w:kern w:val="2"/>
          <w:sz w:val="24"/>
          <w:szCs w:val="24"/>
        </w:rPr>
        <w:t>电话：</w:t>
      </w:r>
      <w:r>
        <w:rPr>
          <w:rFonts w:ascii="Times New Roman" w:eastAsia="仿宋_GB2312" w:hAnsi="Times New Roman" w:cs="Times New Roman"/>
          <w:kern w:val="2"/>
          <w:sz w:val="24"/>
          <w:szCs w:val="24"/>
        </w:rPr>
        <w:t xml:space="preserve">         </w:t>
      </w:r>
      <w:r>
        <w:rPr>
          <w:rFonts w:ascii="Times New Roman" w:eastAsia="仿宋_GB2312" w:hAnsi="Times New Roman" w:cs="Times New Roman" w:hint="eastAsia"/>
          <w:kern w:val="2"/>
          <w:sz w:val="24"/>
          <w:szCs w:val="24"/>
        </w:rPr>
        <w:t>邮编：</w:t>
      </w:r>
    </w:p>
    <w:p w14:paraId="2CBADA32" w14:textId="77777777" w:rsidR="00DE645E" w:rsidRDefault="008C3ED1">
      <w:pPr>
        <w:widowControl w:val="0"/>
        <w:spacing w:after="0" w:line="360" w:lineRule="auto"/>
        <w:ind w:firstLineChars="200" w:firstLine="480"/>
        <w:jc w:val="both"/>
        <w:rPr>
          <w:rFonts w:ascii="Times New Roman" w:eastAsia="仿宋_GB2312" w:hAnsi="Times New Roman" w:cs="Times New Roman"/>
          <w:kern w:val="2"/>
          <w:sz w:val="24"/>
          <w:szCs w:val="24"/>
        </w:rPr>
      </w:pPr>
      <w:r>
        <w:rPr>
          <w:rFonts w:ascii="Times New Roman" w:eastAsia="仿宋_GB2312" w:hAnsi="Times New Roman" w:cs="Times New Roman" w:hint="eastAsia"/>
          <w:kern w:val="2"/>
          <w:sz w:val="24"/>
          <w:szCs w:val="24"/>
        </w:rPr>
        <w:t>电子邮箱：</w:t>
      </w:r>
    </w:p>
    <w:p w14:paraId="175177CC" w14:textId="77777777" w:rsidR="00DE645E" w:rsidRDefault="008C3ED1">
      <w:pPr>
        <w:widowControl w:val="0"/>
        <w:spacing w:after="0" w:line="360" w:lineRule="auto"/>
        <w:ind w:firstLineChars="200" w:firstLine="480"/>
        <w:jc w:val="both"/>
        <w:rPr>
          <w:rFonts w:ascii="Times New Roman" w:eastAsia="仿宋_GB2312" w:hAnsi="Times New Roman" w:cs="Times New Roman"/>
          <w:bCs/>
          <w:kern w:val="2"/>
          <w:sz w:val="24"/>
          <w:szCs w:val="24"/>
        </w:rPr>
      </w:pPr>
      <w:r>
        <w:rPr>
          <w:rFonts w:ascii="Times New Roman" w:eastAsia="仿宋_GB2312" w:hAnsi="Times New Roman" w:cs="Times New Roman" w:hint="eastAsia"/>
          <w:bCs/>
          <w:kern w:val="2"/>
          <w:sz w:val="24"/>
          <w:szCs w:val="24"/>
        </w:rPr>
        <w:t>本公司</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w:t>
      </w:r>
      <w:r>
        <w:rPr>
          <w:rFonts w:ascii="Times New Roman" w:eastAsia="仿宋_GB2312" w:hAnsi="Times New Roman" w:cs="Times New Roman"/>
          <w:bCs/>
          <w:kern w:val="2"/>
          <w:sz w:val="24"/>
          <w:szCs w:val="24"/>
        </w:rPr>
        <w:t>*</w:t>
      </w:r>
      <w:r>
        <w:rPr>
          <w:rFonts w:ascii="Times New Roman" w:eastAsia="仿宋_GB2312" w:hAnsi="Times New Roman" w:cs="Times New Roman"/>
          <w:bCs/>
          <w:kern w:val="2"/>
          <w:sz w:val="24"/>
          <w:szCs w:val="24"/>
        </w:rPr>
        <w:t>筹</w:t>
      </w:r>
      <w:r>
        <w:rPr>
          <w:rFonts w:ascii="Times New Roman" w:eastAsia="仿宋_GB2312" w:hAnsi="Times New Roman" w:cs="Times New Roman" w:hint="eastAsia"/>
          <w:bCs/>
          <w:kern w:val="2"/>
          <w:sz w:val="24"/>
          <w:szCs w:val="24"/>
        </w:rPr>
        <w:t>）</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谨授权贵行可从</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本公司</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筹）</w:t>
      </w:r>
      <w:r>
        <w:rPr>
          <w:rFonts w:ascii="Times New Roman" w:eastAsia="仿宋_GB2312" w:hAnsi="Times New Roman" w:cs="Times New Roman"/>
          <w:bCs/>
          <w:kern w:val="2"/>
          <w:sz w:val="24"/>
          <w:szCs w:val="24"/>
        </w:rPr>
        <w:t>]</w:t>
      </w:r>
      <w:r>
        <w:rPr>
          <w:rFonts w:ascii="Times New Roman" w:eastAsia="仿宋_GB2312" w:hAnsi="Times New Roman" w:cs="Times New Roman" w:hint="eastAsia"/>
          <w:bCs/>
          <w:kern w:val="2"/>
          <w:sz w:val="24"/>
          <w:szCs w:val="24"/>
        </w:rPr>
        <w:t xml:space="preserve"> </w:t>
      </w:r>
      <w:r>
        <w:rPr>
          <w:rFonts w:ascii="Times New Roman" w:eastAsia="仿宋_GB2312" w:hAnsi="Times New Roman" w:cs="Times New Roman" w:hint="eastAsia"/>
          <w:bCs/>
          <w:kern w:val="2"/>
          <w:sz w:val="24"/>
          <w:szCs w:val="24"/>
        </w:rPr>
        <w:t>××账号</w:t>
      </w:r>
      <w:r>
        <w:rPr>
          <w:rStyle w:val="afc"/>
          <w:rFonts w:ascii="Times New Roman" w:eastAsia="仿宋_GB2312" w:hAnsi="Times New Roman" w:cs="Times New Roman"/>
          <w:bCs/>
          <w:kern w:val="2"/>
          <w:sz w:val="24"/>
          <w:szCs w:val="24"/>
        </w:rPr>
        <w:footnoteReference w:id="19"/>
      </w:r>
      <w:r>
        <w:rPr>
          <w:rFonts w:ascii="Times New Roman" w:eastAsia="仿宋_GB2312" w:hAnsi="Times New Roman" w:cs="Times New Roman" w:hint="eastAsia"/>
          <w:bCs/>
          <w:kern w:val="2"/>
          <w:sz w:val="24"/>
          <w:szCs w:val="24"/>
        </w:rPr>
        <w:t>支取办理本</w:t>
      </w:r>
      <w:proofErr w:type="gramStart"/>
      <w:r>
        <w:rPr>
          <w:rFonts w:ascii="Times New Roman" w:eastAsia="仿宋_GB2312" w:hAnsi="Times New Roman" w:cs="Times New Roman" w:hint="eastAsia"/>
          <w:bCs/>
          <w:kern w:val="2"/>
          <w:sz w:val="24"/>
          <w:szCs w:val="24"/>
        </w:rPr>
        <w:t>询</w:t>
      </w:r>
      <w:r>
        <w:rPr>
          <w:rFonts w:ascii="Times New Roman" w:eastAsia="仿宋_GB2312" w:hAnsi="Times New Roman" w:cs="Times New Roman" w:hint="eastAsia"/>
          <w:bCs/>
          <w:kern w:val="2"/>
          <w:sz w:val="24"/>
          <w:szCs w:val="24"/>
        </w:rPr>
        <w:lastRenderedPageBreak/>
        <w:t>证函</w:t>
      </w:r>
      <w:proofErr w:type="gramEnd"/>
      <w:r>
        <w:rPr>
          <w:rFonts w:ascii="Times New Roman" w:eastAsia="仿宋_GB2312" w:hAnsi="Times New Roman" w:cs="Times New Roman" w:hint="eastAsia"/>
          <w:bCs/>
          <w:kern w:val="2"/>
          <w:sz w:val="24"/>
          <w:szCs w:val="24"/>
        </w:rPr>
        <w:t>回函服务的费用（如适用）。</w:t>
      </w:r>
    </w:p>
    <w:p w14:paraId="2B6D9976" w14:textId="77777777" w:rsidR="00DE645E" w:rsidRDefault="008C3ED1">
      <w:pPr>
        <w:spacing w:after="0" w:line="24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26A5213B"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u w:val="single"/>
        </w:rPr>
      </w:pPr>
      <w:r>
        <w:rPr>
          <w:rFonts w:ascii="Times New Roman" w:eastAsia="仿宋_GB2312" w:hAnsi="Times New Roman" w:cs="Times New Roman" w:hint="eastAsia"/>
          <w:kern w:val="2"/>
          <w:sz w:val="21"/>
          <w:szCs w:val="21"/>
        </w:rPr>
        <w:lastRenderedPageBreak/>
        <w:t>截至</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年</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月</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日</w:t>
      </w:r>
      <w:r>
        <w:rPr>
          <w:rFonts w:ascii="Times New Roman" w:eastAsia="仿宋_GB2312" w:hAnsi="Times New Roman" w:cs="Times New Roman"/>
          <w:kern w:val="2"/>
          <w:sz w:val="21"/>
          <w:szCs w:val="21"/>
        </w:rPr>
        <w:t xml:space="preserve">[    </w:t>
      </w:r>
      <w:r>
        <w:rPr>
          <w:rFonts w:ascii="Times New Roman" w:eastAsia="仿宋_GB2312" w:hAnsi="Times New Roman" w:cs="Times New Roman" w:hint="eastAsia"/>
          <w:kern w:val="2"/>
          <w:sz w:val="21"/>
          <w:szCs w:val="21"/>
        </w:rPr>
        <w:t>时</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止，本公司</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筹）</w:t>
      </w:r>
      <w:r>
        <w:rPr>
          <w:rFonts w:ascii="Times New Roman" w:eastAsia="仿宋_GB2312" w:hAnsi="Times New Roman" w:cs="Times New Roman"/>
          <w:kern w:val="2"/>
          <w:sz w:val="21"/>
          <w:szCs w:val="21"/>
        </w:rPr>
        <w:t>][</w:t>
      </w:r>
      <w:r>
        <w:rPr>
          <w:rFonts w:ascii="Times New Roman" w:eastAsia="仿宋_GB2312" w:hAnsi="Times New Roman" w:cs="Times New Roman"/>
          <w:kern w:val="2"/>
          <w:sz w:val="21"/>
          <w:szCs w:val="21"/>
        </w:rPr>
        <w:t>本公司管理的</w:t>
      </w:r>
      <w:r>
        <w:rPr>
          <w:rFonts w:ascii="Times New Roman" w:eastAsia="仿宋_GB2312" w:hAnsi="Times New Roman" w:cs="Times New Roman" w:hint="eastAsia"/>
          <w:kern w:val="2"/>
          <w:sz w:val="21"/>
          <w:szCs w:val="21"/>
        </w:rPr>
        <w:t>××</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出资者（股东）</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外方股东</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缴入的</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出资额</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投资资金</w:t>
      </w: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列示如下：</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3"/>
        <w:gridCol w:w="753"/>
        <w:gridCol w:w="753"/>
        <w:gridCol w:w="826"/>
        <w:gridCol w:w="1276"/>
        <w:gridCol w:w="634"/>
        <w:gridCol w:w="753"/>
        <w:gridCol w:w="873"/>
        <w:gridCol w:w="571"/>
        <w:gridCol w:w="571"/>
        <w:gridCol w:w="759"/>
      </w:tblGrid>
      <w:tr w:rsidR="00DE645E" w14:paraId="5EDE9B2D" w14:textId="77777777">
        <w:trPr>
          <w:trHeight w:val="465"/>
          <w:jc w:val="center"/>
        </w:trPr>
        <w:tc>
          <w:tcPr>
            <w:tcW w:w="753" w:type="dxa"/>
            <w:vMerge w:val="restart"/>
            <w:vAlign w:val="center"/>
          </w:tcPr>
          <w:p w14:paraId="27F89459"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缴款人</w:t>
            </w:r>
          </w:p>
        </w:tc>
        <w:tc>
          <w:tcPr>
            <w:tcW w:w="753" w:type="dxa"/>
            <w:vMerge w:val="restart"/>
            <w:vAlign w:val="center"/>
          </w:tcPr>
          <w:p w14:paraId="065FF1DA"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缴入</w:t>
            </w:r>
          </w:p>
          <w:p w14:paraId="29CDF1AB"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日期</w:t>
            </w:r>
          </w:p>
        </w:tc>
        <w:tc>
          <w:tcPr>
            <w:tcW w:w="753" w:type="dxa"/>
            <w:vMerge w:val="restart"/>
            <w:vAlign w:val="center"/>
          </w:tcPr>
          <w:p w14:paraId="5CBCECC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账户</w:t>
            </w:r>
          </w:p>
          <w:p w14:paraId="56D5AA2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名称</w:t>
            </w:r>
          </w:p>
        </w:tc>
        <w:tc>
          <w:tcPr>
            <w:tcW w:w="826" w:type="dxa"/>
            <w:vMerge w:val="restart"/>
            <w:vAlign w:val="center"/>
          </w:tcPr>
          <w:p w14:paraId="5DEE462E"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账户性质</w:t>
            </w:r>
            <w:r>
              <w:rPr>
                <w:rFonts w:ascii="Times New Roman" w:eastAsia="仿宋_GB2312" w:hAnsi="Times New Roman" w:cs="Times New Roman"/>
                <w:kern w:val="2"/>
                <w:sz w:val="21"/>
                <w:szCs w:val="21"/>
              </w:rPr>
              <w:t>]</w:t>
            </w:r>
          </w:p>
        </w:tc>
        <w:tc>
          <w:tcPr>
            <w:tcW w:w="1276" w:type="dxa"/>
            <w:vMerge w:val="restart"/>
            <w:vAlign w:val="center"/>
          </w:tcPr>
          <w:p w14:paraId="190737A4"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银行</w:t>
            </w:r>
          </w:p>
          <w:p w14:paraId="44EE5BC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账号</w:t>
            </w:r>
          </w:p>
        </w:tc>
        <w:tc>
          <w:tcPr>
            <w:tcW w:w="634" w:type="dxa"/>
            <w:vMerge w:val="restart"/>
            <w:vAlign w:val="center"/>
          </w:tcPr>
          <w:p w14:paraId="0742D86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币种</w:t>
            </w:r>
          </w:p>
        </w:tc>
        <w:tc>
          <w:tcPr>
            <w:tcW w:w="753" w:type="dxa"/>
            <w:vMerge w:val="restart"/>
            <w:vAlign w:val="center"/>
          </w:tcPr>
          <w:p w14:paraId="2A74A05D"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金额</w:t>
            </w:r>
          </w:p>
        </w:tc>
        <w:tc>
          <w:tcPr>
            <w:tcW w:w="873" w:type="dxa"/>
            <w:vMerge w:val="restart"/>
            <w:vAlign w:val="center"/>
          </w:tcPr>
          <w:p w14:paraId="5738EB6C"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款项</w:t>
            </w:r>
          </w:p>
          <w:p w14:paraId="3DAC6DB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用途</w:t>
            </w:r>
          </w:p>
        </w:tc>
        <w:tc>
          <w:tcPr>
            <w:tcW w:w="1142" w:type="dxa"/>
            <w:gridSpan w:val="2"/>
            <w:vAlign w:val="center"/>
          </w:tcPr>
          <w:p w14:paraId="1AF908E1"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w:t>
            </w:r>
            <w:r>
              <w:rPr>
                <w:rFonts w:ascii="Times New Roman" w:eastAsia="仿宋_GB2312" w:hAnsi="Times New Roman" w:cs="Times New Roman" w:hint="eastAsia"/>
                <w:kern w:val="2"/>
                <w:sz w:val="21"/>
                <w:szCs w:val="21"/>
              </w:rPr>
              <w:t>款项来源</w:t>
            </w:r>
            <w:r>
              <w:rPr>
                <w:rFonts w:ascii="Times New Roman" w:eastAsia="仿宋_GB2312" w:hAnsi="Times New Roman" w:cs="Times New Roman"/>
                <w:kern w:val="2"/>
                <w:sz w:val="21"/>
                <w:szCs w:val="21"/>
              </w:rPr>
              <w:t>]</w:t>
            </w:r>
          </w:p>
        </w:tc>
        <w:tc>
          <w:tcPr>
            <w:tcW w:w="759" w:type="dxa"/>
            <w:vMerge w:val="restart"/>
            <w:vAlign w:val="center"/>
          </w:tcPr>
          <w:p w14:paraId="5ED65097"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备注</w:t>
            </w:r>
          </w:p>
        </w:tc>
      </w:tr>
      <w:tr w:rsidR="00DE645E" w14:paraId="594D35CD" w14:textId="77777777">
        <w:trPr>
          <w:trHeight w:val="465"/>
          <w:jc w:val="center"/>
        </w:trPr>
        <w:tc>
          <w:tcPr>
            <w:tcW w:w="753" w:type="dxa"/>
            <w:vMerge/>
          </w:tcPr>
          <w:p w14:paraId="1CF403E3"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753" w:type="dxa"/>
            <w:vMerge/>
          </w:tcPr>
          <w:p w14:paraId="5845DC94"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753" w:type="dxa"/>
            <w:vMerge/>
          </w:tcPr>
          <w:p w14:paraId="0B2BEDB0"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26" w:type="dxa"/>
            <w:vMerge/>
          </w:tcPr>
          <w:p w14:paraId="2F4A3D33"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1276" w:type="dxa"/>
            <w:vMerge/>
          </w:tcPr>
          <w:p w14:paraId="4E1A9336"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634" w:type="dxa"/>
            <w:vMerge/>
          </w:tcPr>
          <w:p w14:paraId="6C8E559B"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753" w:type="dxa"/>
            <w:vMerge/>
          </w:tcPr>
          <w:p w14:paraId="2B771717"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c>
          <w:tcPr>
            <w:tcW w:w="873" w:type="dxa"/>
            <w:vMerge/>
          </w:tcPr>
          <w:p w14:paraId="12BDA9E5"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571" w:type="dxa"/>
          </w:tcPr>
          <w:p w14:paraId="112B762F"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境内</w:t>
            </w:r>
          </w:p>
        </w:tc>
        <w:tc>
          <w:tcPr>
            <w:tcW w:w="571" w:type="dxa"/>
          </w:tcPr>
          <w:p w14:paraId="4B61A132" w14:textId="77777777" w:rsidR="00DE645E" w:rsidRDefault="008C3ED1">
            <w:pPr>
              <w:widowControl w:val="0"/>
              <w:spacing w:after="0" w:line="360" w:lineRule="auto"/>
              <w:jc w:val="center"/>
              <w:rPr>
                <w:rFonts w:ascii="Times New Roman" w:eastAsia="仿宋_GB2312" w:hAnsi="Times New Roman" w:cs="Times New Roman"/>
                <w:kern w:val="2"/>
                <w:sz w:val="21"/>
                <w:szCs w:val="21"/>
              </w:rPr>
            </w:pPr>
            <w:r>
              <w:rPr>
                <w:rFonts w:ascii="Times New Roman" w:eastAsia="仿宋_GB2312" w:hAnsi="Times New Roman" w:cs="Times New Roman" w:hint="eastAsia"/>
                <w:kern w:val="2"/>
                <w:sz w:val="21"/>
                <w:szCs w:val="21"/>
              </w:rPr>
              <w:t>境外</w:t>
            </w:r>
          </w:p>
        </w:tc>
        <w:tc>
          <w:tcPr>
            <w:tcW w:w="759" w:type="dxa"/>
            <w:vMerge/>
          </w:tcPr>
          <w:p w14:paraId="7B71D6DF" w14:textId="77777777" w:rsidR="00DE645E" w:rsidRDefault="00DE645E">
            <w:pPr>
              <w:widowControl w:val="0"/>
              <w:spacing w:after="0" w:line="360" w:lineRule="auto"/>
              <w:jc w:val="center"/>
              <w:rPr>
                <w:rFonts w:ascii="Times New Roman" w:eastAsia="仿宋_GB2312" w:hAnsi="Times New Roman" w:cs="Times New Roman"/>
                <w:kern w:val="2"/>
                <w:sz w:val="21"/>
                <w:szCs w:val="21"/>
              </w:rPr>
            </w:pPr>
          </w:p>
        </w:tc>
      </w:tr>
      <w:tr w:rsidR="00DE645E" w14:paraId="42E07FD6" w14:textId="77777777">
        <w:trPr>
          <w:trHeight w:hRule="exact" w:val="454"/>
          <w:jc w:val="center"/>
        </w:trPr>
        <w:tc>
          <w:tcPr>
            <w:tcW w:w="753" w:type="dxa"/>
          </w:tcPr>
          <w:p w14:paraId="0215DF01"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753" w:type="dxa"/>
          </w:tcPr>
          <w:p w14:paraId="1C18E190"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753" w:type="dxa"/>
          </w:tcPr>
          <w:p w14:paraId="01920DA3"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826" w:type="dxa"/>
          </w:tcPr>
          <w:p w14:paraId="5B21D2CC"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1276" w:type="dxa"/>
          </w:tcPr>
          <w:p w14:paraId="3BA0B8DF"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634" w:type="dxa"/>
          </w:tcPr>
          <w:p w14:paraId="1FE1235F"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753" w:type="dxa"/>
          </w:tcPr>
          <w:p w14:paraId="1B16BD9E"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873" w:type="dxa"/>
          </w:tcPr>
          <w:p w14:paraId="52752286"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1142" w:type="dxa"/>
            <w:gridSpan w:val="2"/>
          </w:tcPr>
          <w:p w14:paraId="72BA5D7F"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759" w:type="dxa"/>
          </w:tcPr>
          <w:p w14:paraId="72A1C3C6"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r>
      <w:tr w:rsidR="00DE645E" w14:paraId="46C78B54" w14:textId="77777777">
        <w:trPr>
          <w:trHeight w:hRule="exact" w:val="454"/>
          <w:jc w:val="center"/>
        </w:trPr>
        <w:tc>
          <w:tcPr>
            <w:tcW w:w="753" w:type="dxa"/>
          </w:tcPr>
          <w:p w14:paraId="399506CA"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753" w:type="dxa"/>
          </w:tcPr>
          <w:p w14:paraId="25324941"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753" w:type="dxa"/>
          </w:tcPr>
          <w:p w14:paraId="1530FC3C"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826" w:type="dxa"/>
          </w:tcPr>
          <w:p w14:paraId="1349576D"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1276" w:type="dxa"/>
          </w:tcPr>
          <w:p w14:paraId="7FABAAF7"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634" w:type="dxa"/>
          </w:tcPr>
          <w:p w14:paraId="77CAB2AC"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753" w:type="dxa"/>
          </w:tcPr>
          <w:p w14:paraId="363574E2"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873" w:type="dxa"/>
          </w:tcPr>
          <w:p w14:paraId="3BD1DA71"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1142" w:type="dxa"/>
            <w:gridSpan w:val="2"/>
          </w:tcPr>
          <w:p w14:paraId="7CB600CE"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c>
          <w:tcPr>
            <w:tcW w:w="759" w:type="dxa"/>
          </w:tcPr>
          <w:p w14:paraId="6D49E448" w14:textId="77777777" w:rsidR="00DE645E" w:rsidRDefault="00DE645E">
            <w:pPr>
              <w:widowControl w:val="0"/>
              <w:spacing w:after="0" w:line="360" w:lineRule="auto"/>
              <w:jc w:val="both"/>
              <w:rPr>
                <w:rFonts w:ascii="Times New Roman" w:eastAsia="仿宋_GB2312" w:hAnsi="Times New Roman" w:cs="Times New Roman"/>
                <w:kern w:val="2"/>
                <w:sz w:val="21"/>
                <w:szCs w:val="21"/>
              </w:rPr>
            </w:pPr>
          </w:p>
        </w:tc>
      </w:tr>
    </w:tbl>
    <w:p w14:paraId="7038E204" w14:textId="77777777" w:rsidR="00DE645E" w:rsidRDefault="00DE645E">
      <w:pPr>
        <w:spacing w:after="0" w:line="360" w:lineRule="auto"/>
        <w:rPr>
          <w:rFonts w:ascii="Times New Roman" w:eastAsia="仿宋_GB2312" w:hAnsi="Times New Roman" w:cs="Times New Roman"/>
          <w:kern w:val="2"/>
          <w:sz w:val="21"/>
          <w:szCs w:val="21"/>
        </w:rPr>
      </w:pPr>
    </w:p>
    <w:p w14:paraId="51439EC0" w14:textId="77777777" w:rsidR="00DE645E" w:rsidRDefault="00DE645E">
      <w:pPr>
        <w:spacing w:after="0" w:line="360" w:lineRule="auto"/>
        <w:rPr>
          <w:rFonts w:ascii="Times New Roman" w:eastAsia="仿宋_GB2312" w:hAnsi="Times New Roman" w:cs="Times New Roman"/>
          <w:kern w:val="2"/>
          <w:sz w:val="21"/>
          <w:szCs w:val="21"/>
        </w:rPr>
      </w:pPr>
    </w:p>
    <w:tbl>
      <w:tblPr>
        <w:tblStyle w:val="af7"/>
        <w:tblW w:w="8522" w:type="dxa"/>
        <w:tblInd w:w="108" w:type="dxa"/>
        <w:tblLook w:val="04A0" w:firstRow="1" w:lastRow="0" w:firstColumn="1" w:lastColumn="0" w:noHBand="0" w:noVBand="1"/>
      </w:tblPr>
      <w:tblGrid>
        <w:gridCol w:w="8522"/>
      </w:tblGrid>
      <w:tr w:rsidR="00DE645E" w14:paraId="5884F511" w14:textId="77777777">
        <w:tc>
          <w:tcPr>
            <w:tcW w:w="8364" w:type="dxa"/>
          </w:tcPr>
          <w:p w14:paraId="2A2E09C9" w14:textId="77777777" w:rsidR="00DE645E" w:rsidRDefault="008C3ED1">
            <w:pPr>
              <w:widowControl w:val="0"/>
              <w:snapToGrid w:val="0"/>
              <w:spacing w:beforeLines="100" w:before="312" w:after="0" w:line="360" w:lineRule="auto"/>
              <w:ind w:right="420" w:firstLine="422"/>
              <w:rPr>
                <w:rFonts w:ascii="Times New Roman" w:eastAsia="仿宋_GB2312" w:hAnsi="Times New Roman" w:cs="Times New Roman"/>
                <w:kern w:val="2"/>
                <w:sz w:val="21"/>
                <w:szCs w:val="21"/>
              </w:rPr>
            </w:pPr>
            <w:r>
              <w:rPr>
                <w:rFonts w:ascii="Times New Roman" w:eastAsia="仿宋_GB2312" w:hAnsi="Times New Roman" w:cs="Times New Roman"/>
                <w:b/>
                <w:bCs/>
                <w:kern w:val="2"/>
                <w:sz w:val="21"/>
                <w:szCs w:val="21"/>
              </w:rPr>
              <w:t xml:space="preserve">                               </w:t>
            </w:r>
            <w:r>
              <w:rPr>
                <w:rFonts w:ascii="Times New Roman" w:eastAsia="仿宋_GB2312" w:hAnsi="Times New Roman" w:cs="Times New Roman" w:hint="eastAsia"/>
                <w:b/>
                <w:bCs/>
                <w:kern w:val="2"/>
                <w:sz w:val="21"/>
                <w:szCs w:val="21"/>
              </w:rPr>
              <w:t>××公司</w:t>
            </w:r>
            <w:r>
              <w:rPr>
                <w:rFonts w:ascii="Times New Roman" w:eastAsia="仿宋_GB2312" w:hAnsi="Times New Roman" w:cs="Times New Roman"/>
                <w:b/>
                <w:bCs/>
                <w:kern w:val="2"/>
                <w:sz w:val="21"/>
                <w:szCs w:val="21"/>
              </w:rPr>
              <w:t>[</w:t>
            </w:r>
            <w:r>
              <w:rPr>
                <w:rFonts w:ascii="Times New Roman" w:eastAsia="仿宋_GB2312" w:hAnsi="Times New Roman" w:cs="Times New Roman" w:hint="eastAsia"/>
                <w:b/>
                <w:bCs/>
                <w:kern w:val="2"/>
                <w:sz w:val="21"/>
                <w:szCs w:val="21"/>
              </w:rPr>
              <w:t>（</w:t>
            </w:r>
            <w:r>
              <w:rPr>
                <w:rFonts w:ascii="Times New Roman" w:eastAsia="仿宋_GB2312" w:hAnsi="Times New Roman" w:cs="Times New Roman"/>
                <w:b/>
                <w:bCs/>
                <w:kern w:val="2"/>
                <w:sz w:val="21"/>
                <w:szCs w:val="21"/>
              </w:rPr>
              <w:t>*</w:t>
            </w:r>
            <w:r>
              <w:rPr>
                <w:rFonts w:ascii="Times New Roman" w:eastAsia="仿宋_GB2312" w:hAnsi="Times New Roman" w:cs="Times New Roman"/>
                <w:b/>
                <w:bCs/>
                <w:kern w:val="2"/>
                <w:sz w:val="21"/>
                <w:szCs w:val="21"/>
              </w:rPr>
              <w:t>筹</w:t>
            </w:r>
            <w:r>
              <w:rPr>
                <w:rFonts w:ascii="Times New Roman" w:eastAsia="仿宋_GB2312" w:hAnsi="Times New Roman" w:cs="Times New Roman" w:hint="eastAsia"/>
                <w:b/>
                <w:bCs/>
                <w:kern w:val="2"/>
                <w:sz w:val="21"/>
                <w:szCs w:val="21"/>
              </w:rPr>
              <w:t>）</w:t>
            </w:r>
            <w:r>
              <w:rPr>
                <w:rFonts w:ascii="Times New Roman" w:eastAsia="仿宋_GB2312" w:hAnsi="Times New Roman" w:cs="Times New Roman"/>
                <w:b/>
                <w:bCs/>
                <w:kern w:val="2"/>
                <w:sz w:val="21"/>
                <w:szCs w:val="21"/>
              </w:rPr>
              <w:t>] [</w:t>
            </w:r>
            <w:r>
              <w:rPr>
                <w:rFonts w:ascii="Times New Roman" w:eastAsia="仿宋_GB2312" w:hAnsi="Times New Roman" w:cs="Times New Roman" w:hint="eastAsia"/>
                <w:b/>
                <w:kern w:val="2"/>
                <w:sz w:val="21"/>
                <w:szCs w:val="21"/>
              </w:rPr>
              <w:t>预留签章</w:t>
            </w:r>
            <w:r>
              <w:rPr>
                <w:rFonts w:ascii="Times New Roman" w:eastAsia="仿宋_GB2312" w:hAnsi="Times New Roman" w:cs="Times New Roman"/>
                <w:b/>
                <w:kern w:val="2"/>
                <w:sz w:val="21"/>
                <w:szCs w:val="21"/>
              </w:rPr>
              <w:t>]/[</w:t>
            </w:r>
            <w:r>
              <w:rPr>
                <w:rFonts w:ascii="Times New Roman" w:eastAsia="仿宋_GB2312" w:hAnsi="Times New Roman" w:cs="Times New Roman" w:hint="eastAsia"/>
                <w:b/>
                <w:kern w:val="2"/>
                <w:sz w:val="21"/>
                <w:szCs w:val="21"/>
              </w:rPr>
              <w:t>采用电子授权</w:t>
            </w:r>
            <w:r>
              <w:rPr>
                <w:rFonts w:ascii="Times New Roman" w:eastAsia="仿宋_GB2312" w:hAnsi="Times New Roman" w:cs="Times New Roman"/>
                <w:b/>
                <w:kern w:val="2"/>
                <w:sz w:val="21"/>
                <w:szCs w:val="21"/>
              </w:rPr>
              <w:t>]</w:t>
            </w:r>
          </w:p>
          <w:p w14:paraId="433A3C49" w14:textId="77777777" w:rsidR="00DE645E" w:rsidRDefault="008C3ED1">
            <w:pPr>
              <w:widowControl w:val="0"/>
              <w:snapToGrid w:val="0"/>
              <w:spacing w:beforeLines="100" w:before="312" w:after="0" w:line="360" w:lineRule="auto"/>
              <w:ind w:right="210" w:firstLineChars="16" w:firstLine="34"/>
              <w:jc w:val="right"/>
              <w:rPr>
                <w:rFonts w:ascii="Times New Roman" w:eastAsia="仿宋_GB2312" w:hAnsi="Times New Roman" w:cs="Times New Roman"/>
                <w:b/>
                <w:bCs/>
                <w:kern w:val="2"/>
                <w:sz w:val="21"/>
                <w:szCs w:val="21"/>
              </w:rPr>
            </w:pPr>
            <w:r>
              <w:rPr>
                <w:rFonts w:ascii="Times New Roman" w:eastAsia="仿宋_GB2312" w:hAnsi="Times New Roman" w:cs="Times New Roman" w:hint="eastAsia"/>
                <w:b/>
                <w:bCs/>
                <w:kern w:val="2"/>
                <w:sz w:val="21"/>
                <w:szCs w:val="21"/>
              </w:rPr>
              <w:t>或</w:t>
            </w:r>
            <w:r>
              <w:rPr>
                <w:rFonts w:ascii="Times New Roman" w:eastAsia="仿宋_GB2312" w:hAnsi="Times New Roman" w:cs="Times New Roman"/>
                <w:b/>
                <w:bCs/>
                <w:kern w:val="2"/>
                <w:sz w:val="21"/>
                <w:szCs w:val="21"/>
              </w:rPr>
              <w:t>[*</w:t>
            </w:r>
            <w:r>
              <w:rPr>
                <w:rFonts w:ascii="Times New Roman" w:eastAsia="仿宋_GB2312" w:hAnsi="Times New Roman" w:cs="Times New Roman"/>
                <w:b/>
                <w:bCs/>
                <w:kern w:val="2"/>
                <w:sz w:val="21"/>
                <w:szCs w:val="21"/>
              </w:rPr>
              <w:t>法定代表人或委托代理人（如适用）</w:t>
            </w:r>
            <w:r>
              <w:rPr>
                <w:rFonts w:ascii="Times New Roman" w:eastAsia="仿宋_GB2312" w:hAnsi="Times New Roman" w:cs="Times New Roman" w:hint="eastAsia"/>
                <w:b/>
                <w:bCs/>
                <w:kern w:val="2"/>
                <w:sz w:val="21"/>
                <w:szCs w:val="21"/>
              </w:rPr>
              <w:t>签章或签发电子签名</w:t>
            </w:r>
            <w:r>
              <w:rPr>
                <w:rFonts w:ascii="Times New Roman" w:eastAsia="仿宋_GB2312" w:hAnsi="Times New Roman" w:cs="Times New Roman"/>
                <w:b/>
                <w:bCs/>
                <w:kern w:val="2"/>
                <w:sz w:val="21"/>
                <w:szCs w:val="21"/>
              </w:rPr>
              <w:t>]</w:t>
            </w:r>
          </w:p>
          <w:p w14:paraId="2C279550" w14:textId="77777777" w:rsidR="00DE645E" w:rsidRDefault="00DE645E">
            <w:pPr>
              <w:widowControl w:val="0"/>
              <w:snapToGrid w:val="0"/>
              <w:spacing w:beforeLines="100" w:before="312" w:after="0" w:line="360" w:lineRule="auto"/>
              <w:ind w:left="5145" w:right="420" w:firstLineChars="350" w:firstLine="735"/>
              <w:jc w:val="both"/>
              <w:rPr>
                <w:rFonts w:ascii="Times New Roman" w:eastAsia="仿宋_GB2312" w:hAnsi="Times New Roman" w:cs="Times New Roman"/>
                <w:b/>
                <w:bCs/>
                <w:kern w:val="2"/>
                <w:sz w:val="21"/>
                <w:szCs w:val="21"/>
              </w:rPr>
            </w:pPr>
          </w:p>
          <w:p w14:paraId="0597DAE8" w14:textId="77777777" w:rsidR="00DE645E" w:rsidRDefault="00DE645E">
            <w:pPr>
              <w:widowControl w:val="0"/>
              <w:snapToGrid w:val="0"/>
              <w:spacing w:beforeLines="100" w:before="312" w:after="0" w:line="360" w:lineRule="auto"/>
              <w:ind w:left="5145" w:right="420" w:firstLineChars="350" w:firstLine="735"/>
              <w:jc w:val="both"/>
              <w:rPr>
                <w:rFonts w:ascii="Times New Roman" w:eastAsia="仿宋_GB2312" w:hAnsi="Times New Roman" w:cs="Times New Roman"/>
                <w:b/>
                <w:bCs/>
                <w:kern w:val="2"/>
                <w:sz w:val="21"/>
                <w:szCs w:val="21"/>
              </w:rPr>
            </w:pPr>
          </w:p>
          <w:p w14:paraId="2DB5BCA4" w14:textId="77777777" w:rsidR="00DE645E" w:rsidRDefault="00DE645E">
            <w:pPr>
              <w:widowControl w:val="0"/>
              <w:snapToGrid w:val="0"/>
              <w:spacing w:beforeLines="100" w:before="312" w:after="0" w:line="360" w:lineRule="auto"/>
              <w:ind w:left="5145" w:right="420" w:firstLineChars="350" w:firstLine="735"/>
              <w:jc w:val="both"/>
              <w:rPr>
                <w:rFonts w:ascii="Times New Roman" w:eastAsia="仿宋_GB2312" w:hAnsi="Times New Roman" w:cs="Times New Roman"/>
                <w:b/>
                <w:bCs/>
                <w:kern w:val="2"/>
                <w:sz w:val="21"/>
                <w:szCs w:val="21"/>
              </w:rPr>
            </w:pPr>
          </w:p>
          <w:p w14:paraId="3012A88F" w14:textId="77777777" w:rsidR="00DE645E" w:rsidRDefault="00DE645E">
            <w:pPr>
              <w:widowControl w:val="0"/>
              <w:snapToGrid w:val="0"/>
              <w:spacing w:beforeLines="100" w:before="312" w:after="0" w:line="360" w:lineRule="auto"/>
              <w:ind w:left="5145" w:right="420" w:firstLineChars="350" w:firstLine="735"/>
              <w:jc w:val="both"/>
              <w:rPr>
                <w:rFonts w:ascii="Times New Roman" w:eastAsia="仿宋_GB2312" w:hAnsi="Times New Roman" w:cs="Times New Roman"/>
                <w:b/>
                <w:bCs/>
                <w:kern w:val="2"/>
                <w:sz w:val="21"/>
                <w:szCs w:val="21"/>
              </w:rPr>
            </w:pPr>
          </w:p>
          <w:p w14:paraId="56D94CA4" w14:textId="77777777" w:rsidR="00DE645E" w:rsidRDefault="008C3ED1">
            <w:pPr>
              <w:widowControl w:val="0"/>
              <w:snapToGrid w:val="0"/>
              <w:spacing w:beforeLines="100" w:before="312" w:after="0" w:line="360" w:lineRule="auto"/>
              <w:ind w:left="5145" w:right="420" w:firstLineChars="350" w:firstLine="735"/>
              <w:jc w:val="both"/>
              <w:rPr>
                <w:rFonts w:ascii="Times New Roman" w:eastAsia="仿宋_GB2312" w:hAnsi="Times New Roman" w:cs="Times New Roman"/>
                <w:b/>
                <w:bCs/>
                <w:kern w:val="2"/>
                <w:sz w:val="21"/>
                <w:szCs w:val="21"/>
              </w:rPr>
            </w:pPr>
            <w:r>
              <w:rPr>
                <w:rFonts w:ascii="Times New Roman" w:eastAsia="仿宋_GB2312" w:hAnsi="Times New Roman" w:cs="Times New Roman" w:hint="eastAsia"/>
                <w:b/>
                <w:bCs/>
                <w:kern w:val="2"/>
                <w:sz w:val="21"/>
                <w:szCs w:val="21"/>
              </w:rPr>
              <w:t>年</w:t>
            </w:r>
            <w:r>
              <w:rPr>
                <w:rFonts w:ascii="Times New Roman" w:eastAsia="仿宋_GB2312" w:hAnsi="Times New Roman" w:cs="Times New Roman"/>
                <w:b/>
                <w:bCs/>
                <w:kern w:val="2"/>
                <w:sz w:val="21"/>
                <w:szCs w:val="21"/>
              </w:rPr>
              <w:t xml:space="preserve">     </w:t>
            </w:r>
            <w:r>
              <w:rPr>
                <w:rFonts w:ascii="Times New Roman" w:eastAsia="仿宋_GB2312" w:hAnsi="Times New Roman" w:cs="Times New Roman"/>
                <w:b/>
                <w:bCs/>
                <w:kern w:val="2"/>
                <w:sz w:val="21"/>
                <w:szCs w:val="21"/>
              </w:rPr>
              <w:t>月</w:t>
            </w:r>
            <w:r>
              <w:rPr>
                <w:rFonts w:ascii="Times New Roman" w:eastAsia="仿宋_GB2312" w:hAnsi="Times New Roman" w:cs="Times New Roman"/>
                <w:b/>
                <w:bCs/>
                <w:kern w:val="2"/>
                <w:sz w:val="21"/>
                <w:szCs w:val="21"/>
              </w:rPr>
              <w:t xml:space="preserve">     </w:t>
            </w:r>
            <w:r>
              <w:rPr>
                <w:rFonts w:ascii="Times New Roman" w:eastAsia="仿宋_GB2312" w:hAnsi="Times New Roman" w:cs="Times New Roman" w:hint="eastAsia"/>
                <w:b/>
                <w:bCs/>
                <w:kern w:val="2"/>
                <w:sz w:val="21"/>
                <w:szCs w:val="21"/>
              </w:rPr>
              <w:t>日</w:t>
            </w:r>
          </w:p>
          <w:p w14:paraId="695E0F7C" w14:textId="77777777" w:rsidR="00DE645E" w:rsidRDefault="00DE645E">
            <w:pPr>
              <w:widowControl w:val="0"/>
              <w:snapToGrid w:val="0"/>
              <w:spacing w:beforeLines="100" w:before="312" w:after="0" w:line="360" w:lineRule="auto"/>
              <w:ind w:right="420"/>
              <w:jc w:val="center"/>
              <w:rPr>
                <w:rFonts w:ascii="Times New Roman" w:eastAsia="仿宋_GB2312" w:hAnsi="Times New Roman" w:cs="Times New Roman"/>
                <w:kern w:val="2"/>
                <w:sz w:val="21"/>
                <w:szCs w:val="21"/>
              </w:rPr>
            </w:pPr>
          </w:p>
        </w:tc>
      </w:tr>
    </w:tbl>
    <w:p w14:paraId="7FBA7207" w14:textId="77777777" w:rsidR="00DE645E" w:rsidRDefault="008C3ED1">
      <w:pPr>
        <w:widowControl w:val="0"/>
        <w:snapToGrid w:val="0"/>
        <w:spacing w:beforeLines="100" w:before="312" w:after="0" w:line="360" w:lineRule="auto"/>
        <w:jc w:val="both"/>
        <w:rPr>
          <w:rFonts w:ascii="Times New Roman" w:eastAsia="仿宋_GB2312" w:hAnsi="Times New Roman" w:cs="Times New Roman"/>
          <w:kern w:val="2"/>
          <w:sz w:val="20"/>
          <w:szCs w:val="21"/>
        </w:rPr>
      </w:pPr>
      <w:r>
        <w:rPr>
          <w:rFonts w:ascii="Times New Roman" w:eastAsia="仿宋_GB2312" w:hAnsi="Times New Roman" w:cs="Times New Roman" w:hint="eastAsia"/>
          <w:kern w:val="2"/>
          <w:sz w:val="20"/>
          <w:szCs w:val="21"/>
        </w:rPr>
        <w:t>注</w:t>
      </w:r>
      <w:r>
        <w:rPr>
          <w:rFonts w:ascii="Times New Roman" w:eastAsia="宋体" w:hAnsi="Times New Roman" w:cs="Times New Roman"/>
          <w:kern w:val="2"/>
          <w:sz w:val="20"/>
          <w:szCs w:val="21"/>
        </w:rPr>
        <w:t>1</w:t>
      </w:r>
      <w:r>
        <w:rPr>
          <w:rFonts w:ascii="Times New Roman" w:eastAsia="仿宋_GB2312" w:hAnsi="Times New Roman" w:cs="Times New Roman" w:hint="eastAsia"/>
          <w:kern w:val="2"/>
          <w:sz w:val="20"/>
          <w:szCs w:val="21"/>
        </w:rPr>
        <w:t>：</w:t>
      </w:r>
      <w:r>
        <w:rPr>
          <w:rFonts w:ascii="Times New Roman" w:eastAsia="仿宋_GB2312" w:hAnsi="Times New Roman" w:cs="Times New Roman"/>
          <w:kern w:val="2"/>
          <w:sz w:val="20"/>
          <w:szCs w:val="21"/>
        </w:rPr>
        <w:t xml:space="preserve">* </w:t>
      </w:r>
      <w:r>
        <w:rPr>
          <w:rFonts w:ascii="Times New Roman" w:eastAsia="仿宋_GB2312" w:hAnsi="Times New Roman" w:cs="Times New Roman" w:hint="eastAsia"/>
          <w:kern w:val="2"/>
          <w:sz w:val="20"/>
          <w:szCs w:val="21"/>
        </w:rPr>
        <w:t>适用于拟设立公司。注</w:t>
      </w:r>
      <w:r>
        <w:rPr>
          <w:rFonts w:ascii="Times New Roman" w:eastAsia="宋体" w:hAnsi="Times New Roman" w:cs="Times New Roman"/>
          <w:kern w:val="2"/>
          <w:sz w:val="20"/>
          <w:szCs w:val="21"/>
        </w:rPr>
        <w:t>2</w:t>
      </w:r>
      <w:r>
        <w:rPr>
          <w:rFonts w:ascii="Times New Roman" w:eastAsia="仿宋_GB2312" w:hAnsi="Times New Roman" w:cs="Times New Roman" w:hint="eastAsia"/>
          <w:kern w:val="2"/>
          <w:sz w:val="20"/>
          <w:szCs w:val="21"/>
        </w:rPr>
        <w:t>：</w:t>
      </w:r>
      <w:r>
        <w:rPr>
          <w:rFonts w:ascii="Times New Roman" w:eastAsia="仿宋_GB2312" w:hAnsi="Times New Roman" w:cs="Times New Roman"/>
          <w:kern w:val="2"/>
          <w:sz w:val="20"/>
          <w:szCs w:val="21"/>
        </w:rPr>
        <w:t xml:space="preserve"># </w:t>
      </w:r>
      <w:r>
        <w:rPr>
          <w:rFonts w:ascii="Times New Roman" w:eastAsia="仿宋_GB2312" w:hAnsi="Times New Roman" w:cs="Times New Roman" w:hint="eastAsia"/>
          <w:kern w:val="2"/>
          <w:sz w:val="20"/>
          <w:szCs w:val="21"/>
        </w:rPr>
        <w:t>适用于外商投资企业（外方出资）。</w:t>
      </w:r>
    </w:p>
    <w:p w14:paraId="2EB5631E" w14:textId="77777777" w:rsidR="00DE645E" w:rsidRDefault="008C3ED1">
      <w:pPr>
        <w:widowControl w:val="0"/>
        <w:snapToGrid w:val="0"/>
        <w:spacing w:beforeLines="100" w:before="312" w:after="0" w:line="40" w:lineRule="atLeast"/>
        <w:jc w:val="both"/>
        <w:rPr>
          <w:rFonts w:ascii="Times New Roman" w:hAnsi="Times New Roman" w:cs="Times New Roman"/>
          <w:kern w:val="2"/>
          <w:sz w:val="20"/>
        </w:rPr>
      </w:pPr>
      <w:r>
        <w:rPr>
          <w:rFonts w:ascii="Times New Roman" w:eastAsia="仿宋_GB2312" w:hAnsi="Times New Roman" w:cs="Times New Roman"/>
          <w:kern w:val="2"/>
          <w:sz w:val="20"/>
          <w:szCs w:val="21"/>
        </w:rPr>
        <w:br w:type="page"/>
      </w:r>
    </w:p>
    <w:p w14:paraId="7FA83103" w14:textId="77777777" w:rsidR="00DE645E" w:rsidRDefault="00DE645E">
      <w:pPr>
        <w:widowControl w:val="0"/>
        <w:snapToGrid w:val="0"/>
        <w:spacing w:beforeLines="100" w:before="312" w:after="0" w:line="40" w:lineRule="atLeast"/>
        <w:jc w:val="both"/>
        <w:rPr>
          <w:rFonts w:ascii="Times New Roman" w:hAnsi="Times New Roman" w:cs="Times New Roman"/>
          <w:kern w:val="2"/>
          <w:sz w:val="20"/>
        </w:rPr>
      </w:pPr>
    </w:p>
    <w:p w14:paraId="726D4C5A" w14:textId="77777777" w:rsidR="00DE645E" w:rsidRDefault="008C3ED1">
      <w:pPr>
        <w:widowControl w:val="0"/>
        <w:spacing w:after="0" w:line="360" w:lineRule="auto"/>
        <w:rPr>
          <w:rFonts w:ascii="Times New Roman" w:eastAsia="仿宋_GB2312" w:hAnsi="Times New Roman" w:cs="Times New Roman"/>
          <w:b/>
          <w:kern w:val="2"/>
          <w:sz w:val="21"/>
          <w:szCs w:val="21"/>
          <w:u w:val="single"/>
        </w:rPr>
      </w:pPr>
      <w:r>
        <w:rPr>
          <w:rFonts w:ascii="Times New Roman" w:eastAsia="仿宋_GB2312" w:hAnsi="Times New Roman" w:cs="Times New Roman"/>
          <w:b/>
          <w:kern w:val="2"/>
          <w:sz w:val="21"/>
          <w:szCs w:val="21"/>
          <w:u w:val="single"/>
        </w:rPr>
        <w:t xml:space="preserve">                         </w:t>
      </w:r>
      <w:r>
        <w:rPr>
          <w:rFonts w:ascii="Times New Roman" w:eastAsia="仿宋_GB2312" w:hAnsi="Times New Roman" w:cs="Times New Roman" w:hint="eastAsia"/>
          <w:b/>
          <w:kern w:val="2"/>
          <w:sz w:val="21"/>
          <w:szCs w:val="21"/>
          <w:u w:val="single"/>
        </w:rPr>
        <w:t xml:space="preserve">  </w:t>
      </w:r>
      <w:r>
        <w:rPr>
          <w:rFonts w:ascii="Times New Roman" w:eastAsia="仿宋_GB2312" w:hAnsi="Times New Roman" w:cs="Times New Roman" w:hint="eastAsia"/>
          <w:b/>
          <w:kern w:val="2"/>
          <w:sz w:val="21"/>
          <w:szCs w:val="21"/>
          <w:u w:val="single"/>
        </w:rPr>
        <w:t>以下由被</w:t>
      </w:r>
      <w:proofErr w:type="gramStart"/>
      <w:r>
        <w:rPr>
          <w:rFonts w:ascii="Times New Roman" w:eastAsia="仿宋_GB2312" w:hAnsi="Times New Roman" w:cs="Times New Roman" w:hint="eastAsia"/>
          <w:b/>
          <w:kern w:val="2"/>
          <w:sz w:val="21"/>
          <w:szCs w:val="21"/>
          <w:u w:val="single"/>
        </w:rPr>
        <w:t>询证银行</w:t>
      </w:r>
      <w:proofErr w:type="gramEnd"/>
      <w:r>
        <w:rPr>
          <w:rFonts w:ascii="Times New Roman" w:eastAsia="仿宋_GB2312" w:hAnsi="Times New Roman" w:cs="Times New Roman" w:hint="eastAsia"/>
          <w:b/>
          <w:kern w:val="2"/>
          <w:sz w:val="21"/>
          <w:szCs w:val="21"/>
          <w:u w:val="single"/>
        </w:rPr>
        <w:t>填列</w:t>
      </w:r>
      <w:r>
        <w:rPr>
          <w:rFonts w:ascii="Times New Roman" w:eastAsia="仿宋_GB2312" w:hAnsi="Times New Roman" w:cs="Times New Roman"/>
          <w:b/>
          <w:kern w:val="2"/>
          <w:sz w:val="21"/>
          <w:szCs w:val="21"/>
          <w:u w:val="single"/>
        </w:rPr>
        <w:t xml:space="preserve">                                                                                                              </w:t>
      </w:r>
    </w:p>
    <w:p w14:paraId="66171A18" w14:textId="77777777" w:rsidR="00DE645E" w:rsidRDefault="008C3ED1">
      <w:pPr>
        <w:widowControl w:val="0"/>
        <w:spacing w:after="160" w:line="360" w:lineRule="auto"/>
        <w:ind w:firstLineChars="200" w:firstLine="420"/>
        <w:jc w:val="both"/>
        <w:rPr>
          <w:rFonts w:ascii="Times New Roman" w:eastAsia="仿宋_GB2312" w:hAnsi="Times New Roman" w:cs="Times New Roman"/>
          <w:b/>
          <w:kern w:val="2"/>
          <w:sz w:val="21"/>
          <w:szCs w:val="21"/>
        </w:rPr>
      </w:pPr>
      <w:r>
        <w:rPr>
          <w:rFonts w:ascii="Times New Roman" w:eastAsia="仿宋_GB2312" w:hAnsi="Times New Roman" w:cs="Times New Roman" w:hint="eastAsia"/>
          <w:b/>
          <w:kern w:val="2"/>
          <w:sz w:val="21"/>
          <w:szCs w:val="21"/>
        </w:rPr>
        <w:t>结论：</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DE645E" w14:paraId="7E7B6461" w14:textId="77777777">
        <w:trPr>
          <w:trHeight w:val="1752"/>
          <w:jc w:val="center"/>
        </w:trPr>
        <w:tc>
          <w:tcPr>
            <w:tcW w:w="8522" w:type="dxa"/>
          </w:tcPr>
          <w:p w14:paraId="1F50FF3C" w14:textId="77777777" w:rsidR="00DE645E" w:rsidRDefault="008C3ED1">
            <w:pPr>
              <w:widowControl w:val="0"/>
              <w:autoSpaceDE w:val="0"/>
              <w:autoSpaceDN w:val="0"/>
              <w:adjustRightInd w:val="0"/>
              <w:spacing w:beforeLines="50" w:before="156" w:after="0" w:line="360" w:lineRule="auto"/>
              <w:jc w:val="both"/>
              <w:rPr>
                <w:rFonts w:ascii="Times New Roman" w:eastAsia="仿宋_GB2312" w:hAnsi="Times New Roman" w:cs="Times New Roman"/>
                <w:b/>
                <w:sz w:val="21"/>
                <w:szCs w:val="21"/>
              </w:rPr>
            </w:pPr>
            <w:r>
              <w:rPr>
                <w:rFonts w:ascii="Times New Roman" w:eastAsia="仿宋_GB2312" w:hAnsi="Times New Roman" w:cs="Times New Roman" w:hint="eastAsia"/>
                <w:b/>
                <w:sz w:val="21"/>
                <w:szCs w:val="21"/>
              </w:rPr>
              <w:t>经本行核对，</w:t>
            </w:r>
            <w:proofErr w:type="gramStart"/>
            <w:r>
              <w:rPr>
                <w:rFonts w:ascii="Times New Roman" w:eastAsia="仿宋_GB2312" w:hAnsi="Times New Roman" w:cs="Times New Roman" w:hint="eastAsia"/>
                <w:b/>
                <w:sz w:val="21"/>
                <w:szCs w:val="21"/>
              </w:rPr>
              <w:t>所函证</w:t>
            </w:r>
            <w:proofErr w:type="gramEnd"/>
            <w:r>
              <w:rPr>
                <w:rFonts w:ascii="Times New Roman" w:eastAsia="仿宋_GB2312" w:hAnsi="Times New Roman" w:cs="Times New Roman" w:hint="eastAsia"/>
                <w:b/>
                <w:sz w:val="21"/>
                <w:szCs w:val="21"/>
              </w:rPr>
              <w:t>项目与本行记载信息相符。特此函复。</w:t>
            </w:r>
          </w:p>
          <w:p w14:paraId="015C6596"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50B1D53A"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514DF294"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365FFB45"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年</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月</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日</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经办人：</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职务</w:t>
            </w:r>
            <w:r>
              <w:rPr>
                <w:rFonts w:ascii="Times New Roman" w:eastAsia="仿宋_GB2312" w:hAnsi="Times New Roman" w:cs="Times New Roman"/>
                <w:b/>
                <w:sz w:val="21"/>
                <w:szCs w:val="21"/>
              </w:rPr>
              <w:t>/</w:t>
            </w:r>
            <w:r>
              <w:rPr>
                <w:rFonts w:ascii="Times New Roman" w:eastAsia="仿宋_GB2312" w:hAnsi="Times New Roman" w:cs="Times New Roman" w:hint="eastAsia"/>
                <w:b/>
                <w:sz w:val="21"/>
                <w:szCs w:val="21"/>
              </w:rPr>
              <w:t>岗位：</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电话：</w:t>
            </w:r>
            <w:r>
              <w:rPr>
                <w:rFonts w:ascii="Times New Roman" w:eastAsia="仿宋_GB2312" w:hAnsi="Times New Roman" w:cs="Times New Roman"/>
                <w:b/>
                <w:sz w:val="21"/>
                <w:szCs w:val="21"/>
              </w:rPr>
              <w:t xml:space="preserve">    </w:t>
            </w:r>
          </w:p>
          <w:p w14:paraId="1B37684D"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复核人：</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职务</w:t>
            </w:r>
            <w:r>
              <w:rPr>
                <w:rFonts w:ascii="Times New Roman" w:eastAsia="仿宋_GB2312" w:hAnsi="Times New Roman" w:cs="Times New Roman"/>
                <w:b/>
                <w:sz w:val="21"/>
                <w:szCs w:val="21"/>
              </w:rPr>
              <w:t>/</w:t>
            </w:r>
            <w:r>
              <w:rPr>
                <w:rFonts w:ascii="Times New Roman" w:eastAsia="仿宋_GB2312" w:hAnsi="Times New Roman" w:cs="Times New Roman" w:hint="eastAsia"/>
                <w:b/>
                <w:sz w:val="21"/>
                <w:szCs w:val="21"/>
              </w:rPr>
              <w:t>岗位</w:t>
            </w:r>
            <w:r>
              <w:rPr>
                <w:rFonts w:ascii="Times New Roman" w:eastAsia="仿宋_GB2312" w:hAnsi="Times New Roman" w:cs="Times New Roman" w:hint="eastAsia"/>
                <w:b/>
                <w:sz w:val="21"/>
                <w:szCs w:val="21"/>
              </w:rPr>
              <w:t>：</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电话：</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或</w:t>
            </w:r>
          </w:p>
          <w:p w14:paraId="37A90A78"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系统处理签字：</w:t>
            </w:r>
            <w:r>
              <w:rPr>
                <w:rFonts w:ascii="Times New Roman" w:eastAsia="仿宋_GB2312" w:hAnsi="Times New Roman" w:cs="Times New Roman"/>
                <w:b/>
                <w:sz w:val="21"/>
                <w:szCs w:val="21"/>
              </w:rPr>
              <w:t>]</w:t>
            </w:r>
          </w:p>
          <w:p w14:paraId="6B0375C8" w14:textId="77777777" w:rsidR="00DE645E" w:rsidRDefault="008C3ED1">
            <w:pPr>
              <w:widowControl w:val="0"/>
              <w:autoSpaceDE w:val="0"/>
              <w:autoSpaceDN w:val="0"/>
              <w:adjustRightInd w:val="0"/>
              <w:spacing w:after="160" w:line="360" w:lineRule="auto"/>
              <w:ind w:firstLineChars="2200" w:firstLine="4620"/>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（银行盖章）</w:t>
            </w:r>
          </w:p>
          <w:p w14:paraId="7ECA71D6"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377E2C6F" w14:textId="77777777" w:rsidR="00DE645E" w:rsidRDefault="00DE645E">
            <w:pPr>
              <w:widowControl w:val="0"/>
              <w:autoSpaceDE w:val="0"/>
              <w:autoSpaceDN w:val="0"/>
              <w:adjustRightInd w:val="0"/>
              <w:spacing w:after="0" w:line="360" w:lineRule="auto"/>
              <w:jc w:val="both"/>
              <w:rPr>
                <w:rFonts w:ascii="Times New Roman" w:eastAsia="仿宋_GB2312" w:hAnsi="Times New Roman" w:cs="Times New Roman"/>
                <w:b/>
                <w:sz w:val="21"/>
                <w:szCs w:val="21"/>
              </w:rPr>
            </w:pPr>
          </w:p>
        </w:tc>
      </w:tr>
      <w:tr w:rsidR="00DE645E" w14:paraId="06296CB1" w14:textId="77777777">
        <w:trPr>
          <w:trHeight w:val="1386"/>
          <w:jc w:val="center"/>
        </w:trPr>
        <w:tc>
          <w:tcPr>
            <w:tcW w:w="8522" w:type="dxa"/>
          </w:tcPr>
          <w:p w14:paraId="5EC6D712" w14:textId="77777777" w:rsidR="00DE645E" w:rsidRDefault="008C3ED1">
            <w:pPr>
              <w:widowControl w:val="0"/>
              <w:autoSpaceDE w:val="0"/>
              <w:autoSpaceDN w:val="0"/>
              <w:adjustRightInd w:val="0"/>
              <w:spacing w:beforeLines="50" w:before="156" w:after="0" w:line="360" w:lineRule="auto"/>
              <w:jc w:val="both"/>
              <w:rPr>
                <w:rFonts w:ascii="Times New Roman" w:eastAsia="仿宋_GB2312" w:hAnsi="Times New Roman" w:cs="Times New Roman"/>
                <w:b/>
                <w:sz w:val="21"/>
                <w:szCs w:val="21"/>
              </w:rPr>
            </w:pPr>
            <w:r>
              <w:rPr>
                <w:rFonts w:ascii="Times New Roman" w:eastAsia="仿宋_GB2312" w:hAnsi="Times New Roman" w:cs="Times New Roman" w:hint="eastAsia"/>
                <w:b/>
                <w:sz w:val="21"/>
                <w:szCs w:val="21"/>
              </w:rPr>
              <w:t>经本行核对，</w:t>
            </w:r>
            <w:proofErr w:type="gramStart"/>
            <w:r>
              <w:rPr>
                <w:rFonts w:ascii="Times New Roman" w:eastAsia="仿宋_GB2312" w:hAnsi="Times New Roman" w:cs="Times New Roman" w:hint="eastAsia"/>
                <w:b/>
                <w:sz w:val="21"/>
                <w:szCs w:val="21"/>
              </w:rPr>
              <w:t>所函证</w:t>
            </w:r>
            <w:proofErr w:type="gramEnd"/>
            <w:r>
              <w:rPr>
                <w:rFonts w:ascii="Times New Roman" w:eastAsia="仿宋_GB2312" w:hAnsi="Times New Roman" w:cs="Times New Roman" w:hint="eastAsia"/>
                <w:b/>
                <w:sz w:val="21"/>
                <w:szCs w:val="21"/>
              </w:rPr>
              <w:t>项目存在以下不符之处。</w:t>
            </w:r>
          </w:p>
          <w:p w14:paraId="0D35B4DE"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60686EA1"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2169095B"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5598ACFE"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年</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月</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日</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经办人：</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职务</w:t>
            </w:r>
            <w:r>
              <w:rPr>
                <w:rFonts w:ascii="Times New Roman" w:eastAsia="仿宋_GB2312" w:hAnsi="Times New Roman" w:cs="Times New Roman"/>
                <w:b/>
                <w:sz w:val="21"/>
                <w:szCs w:val="21"/>
              </w:rPr>
              <w:t>/</w:t>
            </w:r>
            <w:r>
              <w:rPr>
                <w:rFonts w:ascii="Times New Roman" w:eastAsia="仿宋_GB2312" w:hAnsi="Times New Roman" w:cs="Times New Roman" w:hint="eastAsia"/>
                <w:b/>
                <w:sz w:val="21"/>
                <w:szCs w:val="21"/>
              </w:rPr>
              <w:t>岗位：</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电话：</w:t>
            </w:r>
            <w:r>
              <w:rPr>
                <w:rFonts w:ascii="Times New Roman" w:eastAsia="仿宋_GB2312" w:hAnsi="Times New Roman" w:cs="Times New Roman"/>
                <w:b/>
                <w:sz w:val="21"/>
                <w:szCs w:val="21"/>
              </w:rPr>
              <w:t xml:space="preserve">    </w:t>
            </w:r>
          </w:p>
          <w:p w14:paraId="5D316A4F"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复核人：</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职务</w:t>
            </w:r>
            <w:r>
              <w:rPr>
                <w:rFonts w:ascii="Times New Roman" w:eastAsia="仿宋_GB2312" w:hAnsi="Times New Roman" w:cs="Times New Roman"/>
                <w:b/>
                <w:sz w:val="21"/>
                <w:szCs w:val="21"/>
              </w:rPr>
              <w:t>/</w:t>
            </w:r>
            <w:r>
              <w:rPr>
                <w:rFonts w:ascii="Times New Roman" w:eastAsia="仿宋_GB2312" w:hAnsi="Times New Roman" w:cs="Times New Roman" w:hint="eastAsia"/>
                <w:b/>
                <w:sz w:val="21"/>
                <w:szCs w:val="21"/>
              </w:rPr>
              <w:t>岗位：</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电话：</w:t>
            </w: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或</w:t>
            </w:r>
          </w:p>
          <w:p w14:paraId="4BC830F7" w14:textId="77777777" w:rsidR="00DE645E" w:rsidRDefault="008C3ED1">
            <w:pPr>
              <w:widowControl w:val="0"/>
              <w:autoSpaceDE w:val="0"/>
              <w:autoSpaceDN w:val="0"/>
              <w:adjustRightInd w:val="0"/>
              <w:spacing w:after="160" w:line="360" w:lineRule="auto"/>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t xml:space="preserve">                                  [</w:t>
            </w:r>
            <w:r>
              <w:rPr>
                <w:rFonts w:ascii="Times New Roman" w:eastAsia="仿宋_GB2312" w:hAnsi="Times New Roman" w:cs="Times New Roman" w:hint="eastAsia"/>
                <w:b/>
                <w:sz w:val="21"/>
                <w:szCs w:val="21"/>
              </w:rPr>
              <w:t>系统处理签字：</w:t>
            </w:r>
            <w:r>
              <w:rPr>
                <w:rFonts w:ascii="Times New Roman" w:eastAsia="仿宋_GB2312" w:hAnsi="Times New Roman" w:cs="Times New Roman"/>
                <w:b/>
                <w:sz w:val="21"/>
                <w:szCs w:val="21"/>
              </w:rPr>
              <w:t>]</w:t>
            </w:r>
          </w:p>
          <w:p w14:paraId="5A0B4C85" w14:textId="77777777" w:rsidR="00DE645E" w:rsidRDefault="008C3ED1">
            <w:pPr>
              <w:widowControl w:val="0"/>
              <w:autoSpaceDE w:val="0"/>
              <w:autoSpaceDN w:val="0"/>
              <w:adjustRightInd w:val="0"/>
              <w:spacing w:after="160" w:line="360" w:lineRule="auto"/>
              <w:ind w:firstLineChars="2200" w:firstLine="4620"/>
              <w:jc w:val="both"/>
              <w:rPr>
                <w:rFonts w:ascii="Times New Roman" w:eastAsia="仿宋_GB2312" w:hAnsi="Times New Roman" w:cs="Times New Roman"/>
                <w:b/>
                <w:sz w:val="21"/>
                <w:szCs w:val="21"/>
              </w:rPr>
            </w:pPr>
            <w:r>
              <w:rPr>
                <w:rFonts w:ascii="Times New Roman" w:eastAsia="仿宋_GB2312" w:hAnsi="Times New Roman" w:cs="Times New Roman"/>
                <w:b/>
                <w:sz w:val="21"/>
                <w:szCs w:val="21"/>
              </w:rPr>
              <w:lastRenderedPageBreak/>
              <w:t xml:space="preserve">    </w:t>
            </w:r>
            <w:r>
              <w:rPr>
                <w:rFonts w:ascii="Times New Roman" w:eastAsia="仿宋_GB2312" w:hAnsi="Times New Roman" w:cs="Times New Roman" w:hint="eastAsia"/>
                <w:b/>
                <w:sz w:val="21"/>
                <w:szCs w:val="21"/>
              </w:rPr>
              <w:t>（银行盖章）</w:t>
            </w:r>
          </w:p>
          <w:p w14:paraId="7E836D85" w14:textId="77777777" w:rsidR="00DE645E" w:rsidRDefault="00DE645E">
            <w:pPr>
              <w:widowControl w:val="0"/>
              <w:autoSpaceDE w:val="0"/>
              <w:autoSpaceDN w:val="0"/>
              <w:adjustRightInd w:val="0"/>
              <w:spacing w:after="160" w:line="360" w:lineRule="auto"/>
              <w:jc w:val="both"/>
              <w:rPr>
                <w:rFonts w:ascii="Times New Roman" w:eastAsia="仿宋_GB2312" w:hAnsi="Times New Roman" w:cs="Times New Roman"/>
                <w:b/>
                <w:sz w:val="21"/>
                <w:szCs w:val="21"/>
              </w:rPr>
            </w:pPr>
          </w:p>
          <w:p w14:paraId="130D740A" w14:textId="77777777" w:rsidR="00DE645E" w:rsidRDefault="00DE645E">
            <w:pPr>
              <w:widowControl w:val="0"/>
              <w:autoSpaceDE w:val="0"/>
              <w:autoSpaceDN w:val="0"/>
              <w:adjustRightInd w:val="0"/>
              <w:spacing w:after="0" w:line="360" w:lineRule="auto"/>
              <w:jc w:val="both"/>
              <w:rPr>
                <w:rFonts w:ascii="Times New Roman" w:eastAsia="仿宋_GB2312" w:hAnsi="Times New Roman" w:cs="Times New Roman"/>
                <w:b/>
                <w:sz w:val="21"/>
                <w:szCs w:val="21"/>
              </w:rPr>
            </w:pPr>
          </w:p>
        </w:tc>
      </w:tr>
    </w:tbl>
    <w:p w14:paraId="7E3B7998" w14:textId="77777777" w:rsidR="00DE645E" w:rsidRDefault="008C3ED1">
      <w:pPr>
        <w:spacing w:after="0" w:line="240" w:lineRule="auto"/>
        <w:rPr>
          <w:rFonts w:ascii="Times New Roman" w:eastAsia="仿宋_GB2312" w:hAnsi="Times New Roman" w:cs="Times New Roman"/>
          <w:sz w:val="32"/>
          <w:szCs w:val="32"/>
          <w:lang w:val="en-GB"/>
        </w:rPr>
      </w:pPr>
      <w:r>
        <w:rPr>
          <w:rFonts w:ascii="Times New Roman" w:eastAsia="仿宋_GB2312" w:hAnsi="Times New Roman" w:cs="Times New Roman"/>
          <w:kern w:val="2"/>
          <w:sz w:val="32"/>
          <w:szCs w:val="32"/>
          <w:lang w:val="en-GB"/>
        </w:rPr>
        <w:lastRenderedPageBreak/>
        <w:br w:type="page"/>
      </w:r>
      <w:r>
        <w:rPr>
          <w:rFonts w:ascii="Times New Roman" w:eastAsia="仿宋_GB2312" w:hAnsi="Times New Roman" w:cs="Times New Roman" w:hint="eastAsia"/>
          <w:sz w:val="32"/>
          <w:szCs w:val="32"/>
          <w:lang w:val="en-GB"/>
        </w:rPr>
        <w:lastRenderedPageBreak/>
        <w:t>附</w:t>
      </w:r>
      <w:r>
        <w:rPr>
          <w:rFonts w:ascii="Times New Roman" w:eastAsia="仿宋_GB2312" w:hAnsi="Times New Roman" w:cs="Times New Roman"/>
          <w:sz w:val="32"/>
          <w:szCs w:val="32"/>
          <w:lang w:val="en-GB"/>
        </w:rPr>
        <w:t>4</w:t>
      </w:r>
    </w:p>
    <w:p w14:paraId="4AB4BE5E" w14:textId="77777777" w:rsidR="00DE645E" w:rsidRDefault="008C3ED1">
      <w:pPr>
        <w:pStyle w:val="1"/>
        <w:spacing w:before="0" w:line="580" w:lineRule="exact"/>
        <w:jc w:val="center"/>
        <w:rPr>
          <w:rFonts w:ascii="华文中宋" w:eastAsia="华文中宋" w:hAnsi="华文中宋" w:cs="Times New Roman"/>
          <w:b w:val="0"/>
          <w:sz w:val="44"/>
          <w:szCs w:val="44"/>
        </w:rPr>
      </w:pPr>
      <w:r>
        <w:rPr>
          <w:rFonts w:ascii="华文中宋" w:eastAsia="华文中宋" w:hAnsi="华文中宋" w:cs="Times New Roman" w:hint="eastAsia"/>
          <w:b w:val="0"/>
          <w:sz w:val="44"/>
          <w:szCs w:val="44"/>
        </w:rPr>
        <w:t>资金</w:t>
      </w:r>
      <w:proofErr w:type="gramStart"/>
      <w:r>
        <w:rPr>
          <w:rFonts w:ascii="华文中宋" w:eastAsia="华文中宋" w:hAnsi="华文中宋" w:cs="Times New Roman" w:hint="eastAsia"/>
          <w:b w:val="0"/>
          <w:sz w:val="44"/>
          <w:szCs w:val="44"/>
        </w:rPr>
        <w:t>池业务函证</w:t>
      </w:r>
      <w:proofErr w:type="gramEnd"/>
      <w:r>
        <w:rPr>
          <w:rFonts w:ascii="华文中宋" w:eastAsia="华文中宋" w:hAnsi="华文中宋" w:cs="Times New Roman" w:hint="eastAsia"/>
          <w:b w:val="0"/>
          <w:sz w:val="44"/>
          <w:szCs w:val="44"/>
        </w:rPr>
        <w:t>案例</w:t>
      </w:r>
    </w:p>
    <w:p w14:paraId="12F8099F" w14:textId="77777777" w:rsidR="00DE645E" w:rsidRDefault="00DE645E">
      <w:pPr>
        <w:spacing w:after="0" w:line="560" w:lineRule="exact"/>
        <w:jc w:val="center"/>
        <w:rPr>
          <w:rFonts w:ascii="Times New Roman" w:eastAsia="仿宋_GB2312" w:hAnsi="Times New Roman" w:cs="Times New Roman"/>
          <w:sz w:val="32"/>
          <w:szCs w:val="32"/>
          <w:lang w:val="en-GB"/>
        </w:rPr>
      </w:pPr>
    </w:p>
    <w:p w14:paraId="5095DAB3" w14:textId="77777777" w:rsidR="00DE645E" w:rsidRDefault="008C3ED1">
      <w:pPr>
        <w:spacing w:line="600" w:lineRule="exact"/>
        <w:ind w:firstLineChars="200" w:firstLine="640"/>
        <w:rPr>
          <w:rFonts w:ascii="Times New Roman" w:eastAsia="仿宋_GB2312" w:hAnsi="Times New Roman" w:cs="Times New Roman"/>
          <w:sz w:val="32"/>
          <w:szCs w:val="32"/>
          <w:lang w:val="en-GB"/>
        </w:rPr>
      </w:pPr>
      <w:r>
        <w:rPr>
          <w:rFonts w:ascii="Times New Roman" w:eastAsia="仿宋_GB2312" w:hAnsi="Times New Roman" w:cs="Times New Roman" w:hint="eastAsia"/>
          <w:sz w:val="32"/>
          <w:szCs w:val="32"/>
          <w:lang w:val="en-GB"/>
        </w:rPr>
        <w:t>本案例旨在就资金</w:t>
      </w:r>
      <w:proofErr w:type="gramStart"/>
      <w:r>
        <w:rPr>
          <w:rFonts w:ascii="Times New Roman" w:eastAsia="仿宋_GB2312" w:hAnsi="Times New Roman" w:cs="Times New Roman" w:hint="eastAsia"/>
          <w:sz w:val="32"/>
          <w:szCs w:val="32"/>
          <w:lang w:val="en-GB"/>
        </w:rPr>
        <w:t>池业务</w:t>
      </w:r>
      <w:proofErr w:type="gramEnd"/>
      <w:r>
        <w:rPr>
          <w:rFonts w:ascii="Times New Roman" w:eastAsia="仿宋_GB2312" w:hAnsi="Times New Roman" w:cs="Times New Roman" w:hint="eastAsia"/>
          <w:sz w:val="32"/>
          <w:szCs w:val="32"/>
          <w:lang w:val="en-GB"/>
        </w:rPr>
        <w:t>的</w:t>
      </w:r>
      <w:proofErr w:type="gramStart"/>
      <w:r>
        <w:rPr>
          <w:rFonts w:ascii="Times New Roman" w:eastAsia="仿宋_GB2312" w:hAnsi="Times New Roman" w:cs="Times New Roman" w:hint="eastAsia"/>
          <w:sz w:val="32"/>
          <w:szCs w:val="32"/>
          <w:lang w:val="en-GB"/>
        </w:rPr>
        <w:t>银行函证实务</w:t>
      </w:r>
      <w:proofErr w:type="gramEnd"/>
      <w:r>
        <w:rPr>
          <w:rFonts w:ascii="Times New Roman" w:eastAsia="仿宋_GB2312" w:hAnsi="Times New Roman" w:cs="Times New Roman" w:hint="eastAsia"/>
          <w:sz w:val="32"/>
          <w:szCs w:val="32"/>
          <w:lang w:val="en-GB"/>
        </w:rPr>
        <w:t>做法提供参考示例。由于实务中的情况复杂多变，本案例并不能涵盖实务中的所有情况，注册会计师和银行业金融机构需要根据具体情况</w:t>
      </w:r>
      <w:proofErr w:type="gramStart"/>
      <w:r>
        <w:rPr>
          <w:rFonts w:ascii="Times New Roman" w:eastAsia="仿宋_GB2312" w:hAnsi="Times New Roman" w:cs="Times New Roman" w:hint="eastAsia"/>
          <w:sz w:val="32"/>
          <w:szCs w:val="32"/>
          <w:lang w:val="en-GB"/>
        </w:rPr>
        <w:t>作出</w:t>
      </w:r>
      <w:proofErr w:type="gramEnd"/>
      <w:r>
        <w:rPr>
          <w:rFonts w:ascii="Times New Roman" w:eastAsia="仿宋_GB2312" w:hAnsi="Times New Roman" w:cs="Times New Roman" w:hint="eastAsia"/>
          <w:sz w:val="32"/>
          <w:szCs w:val="32"/>
          <w:lang w:val="en-GB"/>
        </w:rPr>
        <w:t>判断，而不应机械套用本案例。</w:t>
      </w:r>
    </w:p>
    <w:p w14:paraId="1FF3D8E0" w14:textId="77777777" w:rsidR="00DE645E" w:rsidRDefault="008C3ED1">
      <w:pPr>
        <w:spacing w:after="0" w:line="600" w:lineRule="exact"/>
        <w:ind w:firstLineChars="200" w:firstLine="640"/>
        <w:rPr>
          <w:rFonts w:ascii="黑体" w:eastAsia="黑体" w:hAnsi="黑体" w:cs="Times New Roman"/>
          <w:sz w:val="32"/>
          <w:szCs w:val="32"/>
          <w:lang w:val="en-GB"/>
        </w:rPr>
      </w:pPr>
      <w:r>
        <w:rPr>
          <w:rFonts w:ascii="黑体" w:eastAsia="黑体" w:hAnsi="黑体" w:cs="Times New Roman" w:hint="eastAsia"/>
          <w:sz w:val="32"/>
          <w:szCs w:val="32"/>
          <w:lang w:val="en-GB"/>
        </w:rPr>
        <w:t>一、背景信息</w:t>
      </w:r>
    </w:p>
    <w:p w14:paraId="68D3C6AA" w14:textId="77777777" w:rsidR="00DE645E" w:rsidRDefault="008C3ED1">
      <w:pPr>
        <w:spacing w:after="0" w:line="600" w:lineRule="exact"/>
        <w:ind w:firstLineChars="200" w:firstLine="640"/>
        <w:rPr>
          <w:rFonts w:ascii="Times New Roman" w:eastAsia="仿宋_GB2312" w:hAnsi="Times New Roman" w:cs="Times New Roman"/>
          <w:sz w:val="32"/>
          <w:szCs w:val="32"/>
          <w:lang w:val="en-GB"/>
        </w:rPr>
      </w:pPr>
      <w:r>
        <w:rPr>
          <w:rFonts w:ascii="Times New Roman" w:eastAsia="宋体" w:hAnsi="Times New Roman" w:cs="Times New Roman"/>
          <w:sz w:val="32"/>
          <w:szCs w:val="32"/>
          <w:lang w:val="en-GB"/>
        </w:rPr>
        <w:t>1</w:t>
      </w:r>
      <w:r>
        <w:rPr>
          <w:rFonts w:ascii="Times New Roman" w:eastAsia="宋体" w:hAnsi="Times New Roman" w:cs="Times New Roman" w:hint="eastAsia"/>
          <w:sz w:val="32"/>
          <w:szCs w:val="32"/>
          <w:lang w:val="en-GB"/>
        </w:rPr>
        <w:t>.</w:t>
      </w:r>
      <w:r>
        <w:rPr>
          <w:rFonts w:ascii="Times New Roman" w:eastAsia="仿宋_GB2312" w:hAnsi="Times New Roman" w:cs="Times New Roman"/>
          <w:sz w:val="32"/>
          <w:szCs w:val="32"/>
          <w:lang w:val="en-GB"/>
        </w:rPr>
        <w:t>A</w:t>
      </w:r>
      <w:r>
        <w:rPr>
          <w:rFonts w:ascii="Times New Roman" w:eastAsia="仿宋_GB2312" w:hAnsi="Times New Roman" w:cs="Times New Roman" w:hint="eastAsia"/>
          <w:sz w:val="32"/>
          <w:szCs w:val="32"/>
          <w:lang w:val="en-GB"/>
        </w:rPr>
        <w:t>股上市公司</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集团与某银行签有资金归集协议，约定自</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w:t>
      </w:r>
      <w:r>
        <w:rPr>
          <w:rFonts w:ascii="Times New Roman" w:eastAsia="宋体" w:hAnsi="Times New Roman" w:cs="Times New Roman"/>
          <w:sz w:val="32"/>
          <w:szCs w:val="32"/>
          <w:lang w:val="en-GB"/>
        </w:rPr>
        <w:t>1</w:t>
      </w:r>
      <w:r>
        <w:rPr>
          <w:rFonts w:ascii="Times New Roman" w:eastAsia="仿宋_GB2312" w:hAnsi="Times New Roman" w:cs="Times New Roman" w:hint="eastAsia"/>
          <w:sz w:val="32"/>
          <w:szCs w:val="32"/>
          <w:lang w:val="en-GB"/>
        </w:rPr>
        <w:t>月</w:t>
      </w:r>
      <w:r>
        <w:rPr>
          <w:rFonts w:ascii="Times New Roman" w:eastAsia="宋体" w:hAnsi="Times New Roman" w:cs="Times New Roman"/>
          <w:sz w:val="32"/>
          <w:szCs w:val="32"/>
          <w:lang w:val="en-GB"/>
        </w:rPr>
        <w:t>1</w:t>
      </w:r>
      <w:r>
        <w:rPr>
          <w:rFonts w:ascii="Times New Roman" w:eastAsia="仿宋_GB2312" w:hAnsi="Times New Roman" w:cs="Times New Roman" w:hint="eastAsia"/>
          <w:sz w:val="32"/>
          <w:szCs w:val="32"/>
          <w:lang w:val="en-GB"/>
        </w:rPr>
        <w:t>日起对</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集团合并范围内主体（包括</w:t>
      </w:r>
      <w:r>
        <w:rPr>
          <w:rFonts w:ascii="Times New Roman" w:eastAsia="仿宋_GB2312" w:hAnsi="Times New Roman" w:cs="Times New Roman"/>
          <w:sz w:val="32"/>
          <w:szCs w:val="32"/>
          <w:lang w:val="en-GB"/>
        </w:rPr>
        <w:t>A</w:t>
      </w:r>
      <w:r>
        <w:rPr>
          <w:rFonts w:ascii="Times New Roman" w:eastAsia="仿宋_GB2312" w:hAnsi="Times New Roman" w:cs="Times New Roman" w:hint="eastAsia"/>
          <w:sz w:val="32"/>
          <w:szCs w:val="32"/>
          <w:lang w:val="en-GB"/>
        </w:rPr>
        <w:t>股上市公司母公司及其各子公司及分支机构等）进行资金集中管理，相关信息如下：</w:t>
      </w:r>
    </w:p>
    <w:p w14:paraId="1F7957EE" w14:textId="77777777" w:rsidR="00DE645E" w:rsidRDefault="008C3ED1">
      <w:pPr>
        <w:spacing w:after="0" w:line="600" w:lineRule="exact"/>
        <w:ind w:firstLineChars="200" w:firstLine="640"/>
        <w:rPr>
          <w:rFonts w:ascii="Times New Roman" w:eastAsia="仿宋_GB2312" w:hAnsi="Times New Roman" w:cs="Times New Roman"/>
          <w:sz w:val="32"/>
          <w:szCs w:val="32"/>
          <w:lang w:val="en-GB"/>
        </w:rPr>
      </w:pPr>
      <w:r>
        <w:rPr>
          <w:rFonts w:ascii="Times New Roman" w:eastAsia="仿宋_GB2312" w:hAnsi="Times New Roman" w:cs="Times New Roman" w:hint="eastAsia"/>
          <w:sz w:val="32"/>
          <w:szCs w:val="32"/>
          <w:lang w:val="en-GB"/>
        </w:rPr>
        <w:t>（</w:t>
      </w:r>
      <w:r>
        <w:rPr>
          <w:rFonts w:ascii="Times New Roman" w:eastAsia="宋体" w:hAnsi="Times New Roman" w:cs="Times New Roman"/>
          <w:sz w:val="32"/>
          <w:szCs w:val="32"/>
          <w:lang w:val="en-GB"/>
        </w:rPr>
        <w:t>1</w:t>
      </w:r>
      <w:r>
        <w:rPr>
          <w:rFonts w:ascii="Times New Roman" w:eastAsia="仿宋_GB2312" w:hAnsi="Times New Roman" w:cs="Times New Roman" w:hint="eastAsia"/>
          <w:sz w:val="32"/>
          <w:szCs w:val="32"/>
          <w:lang w:val="en-GB"/>
        </w:rPr>
        <w:t>）</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集团母公司</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开有资金</w:t>
      </w:r>
      <w:proofErr w:type="gramStart"/>
      <w:r>
        <w:rPr>
          <w:rFonts w:ascii="Times New Roman" w:eastAsia="仿宋_GB2312" w:hAnsi="Times New Roman" w:cs="Times New Roman" w:hint="eastAsia"/>
          <w:sz w:val="32"/>
          <w:szCs w:val="32"/>
          <w:lang w:val="en-GB"/>
        </w:rPr>
        <w:t>归集主</w:t>
      </w:r>
      <w:proofErr w:type="gramEnd"/>
      <w:r>
        <w:rPr>
          <w:rFonts w:ascii="Times New Roman" w:eastAsia="仿宋_GB2312" w:hAnsi="Times New Roman" w:cs="Times New Roman" w:hint="eastAsia"/>
          <w:sz w:val="32"/>
          <w:szCs w:val="32"/>
          <w:lang w:val="en-GB"/>
        </w:rPr>
        <w:t>账户（账号</w:t>
      </w:r>
      <w:r>
        <w:rPr>
          <w:rFonts w:ascii="Times New Roman" w:eastAsia="宋体" w:hAnsi="Times New Roman" w:cs="Times New Roman"/>
          <w:sz w:val="32"/>
          <w:szCs w:val="32"/>
          <w:lang w:val="en-GB"/>
        </w:rPr>
        <w:t>001</w:t>
      </w:r>
      <w:r>
        <w:rPr>
          <w:rFonts w:ascii="Times New Roman" w:eastAsia="仿宋_GB2312" w:hAnsi="Times New Roman" w:cs="Times New Roman" w:hint="eastAsia"/>
          <w:sz w:val="32"/>
          <w:szCs w:val="32"/>
          <w:lang w:val="en-GB"/>
        </w:rPr>
        <w:t>），</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为</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集团省级子公司，开有资金归集二级账户（账号</w:t>
      </w:r>
      <w:r>
        <w:rPr>
          <w:rFonts w:ascii="Times New Roman" w:eastAsia="宋体" w:hAnsi="Times New Roman" w:cs="Times New Roman"/>
          <w:sz w:val="32"/>
          <w:szCs w:val="32"/>
          <w:lang w:val="en-GB"/>
        </w:rPr>
        <w:t>020</w:t>
      </w:r>
      <w:r>
        <w:rPr>
          <w:rFonts w:ascii="Times New Roman" w:eastAsia="仿宋_GB2312" w:hAnsi="Times New Roman" w:cs="Times New Roman" w:hint="eastAsia"/>
          <w:sz w:val="32"/>
          <w:szCs w:val="32"/>
          <w:lang w:val="en-GB"/>
        </w:rPr>
        <w:t>），</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为</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集团市级分支机构，开有资金归集三级账户（账号</w:t>
      </w:r>
      <w:r>
        <w:rPr>
          <w:rFonts w:ascii="Times New Roman" w:eastAsia="宋体" w:hAnsi="Times New Roman" w:cs="Times New Roman"/>
          <w:sz w:val="32"/>
          <w:szCs w:val="32"/>
          <w:lang w:val="en-GB"/>
        </w:rPr>
        <w:t>300</w:t>
      </w:r>
      <w:r>
        <w:rPr>
          <w:rFonts w:ascii="Times New Roman" w:eastAsia="仿宋_GB2312" w:hAnsi="Times New Roman" w:cs="Times New Roman" w:hint="eastAsia"/>
          <w:sz w:val="32"/>
          <w:szCs w:val="32"/>
          <w:lang w:val="en-GB"/>
        </w:rPr>
        <w:t>）。</w:t>
      </w:r>
    </w:p>
    <w:p w14:paraId="0D2EF5B8" w14:textId="77777777" w:rsidR="00DE645E" w:rsidRDefault="008C3ED1">
      <w:pPr>
        <w:spacing w:after="0" w:line="600" w:lineRule="exact"/>
        <w:ind w:firstLineChars="200" w:firstLine="640"/>
        <w:rPr>
          <w:rFonts w:ascii="Times New Roman" w:eastAsia="仿宋_GB2312" w:hAnsi="Times New Roman" w:cs="Times New Roman"/>
          <w:sz w:val="32"/>
          <w:szCs w:val="32"/>
          <w:lang w:val="en-GB"/>
        </w:rPr>
      </w:pPr>
      <w:r>
        <w:rPr>
          <w:rFonts w:ascii="Times New Roman" w:eastAsia="仿宋_GB2312" w:hAnsi="Times New Roman" w:cs="Times New Roman" w:hint="eastAsia"/>
          <w:sz w:val="32"/>
          <w:szCs w:val="32"/>
          <w:lang w:val="en-GB"/>
        </w:rPr>
        <w:t>（</w:t>
      </w:r>
      <w:r>
        <w:rPr>
          <w:rFonts w:ascii="Times New Roman" w:eastAsia="宋体" w:hAnsi="Times New Roman" w:cs="Times New Roman"/>
          <w:sz w:val="32"/>
          <w:szCs w:val="32"/>
          <w:lang w:val="en-GB"/>
        </w:rPr>
        <w:t>2</w:t>
      </w:r>
      <w:r>
        <w:rPr>
          <w:rFonts w:ascii="Times New Roman" w:eastAsia="仿宋_GB2312" w:hAnsi="Times New Roman" w:cs="Times New Roman" w:hint="eastAsia"/>
          <w:sz w:val="32"/>
          <w:szCs w:val="32"/>
          <w:lang w:val="en-GB"/>
        </w:rPr>
        <w:t>）按照协议约定采用每日定时归集方式，二级账户约定每日保留额度</w:t>
      </w:r>
      <w:r>
        <w:rPr>
          <w:rFonts w:ascii="Times New Roman" w:eastAsia="宋体" w:hAnsi="Times New Roman" w:cs="Times New Roman"/>
          <w:sz w:val="32"/>
          <w:szCs w:val="32"/>
          <w:lang w:val="en-GB"/>
        </w:rPr>
        <w:t>10</w:t>
      </w:r>
      <w:r>
        <w:rPr>
          <w:rFonts w:ascii="Times New Roman" w:eastAsia="仿宋_GB2312" w:hAnsi="Times New Roman" w:cs="Times New Roman" w:hint="eastAsia"/>
          <w:sz w:val="32"/>
          <w:szCs w:val="32"/>
          <w:lang w:val="en-GB"/>
        </w:rPr>
        <w:t>万元，超过</w:t>
      </w:r>
      <w:r>
        <w:rPr>
          <w:rFonts w:ascii="Times New Roman" w:eastAsia="宋体" w:hAnsi="Times New Roman" w:cs="Times New Roman"/>
          <w:sz w:val="32"/>
          <w:szCs w:val="32"/>
          <w:lang w:val="en-GB"/>
        </w:rPr>
        <w:t>10</w:t>
      </w:r>
      <w:r>
        <w:rPr>
          <w:rFonts w:ascii="Times New Roman" w:eastAsia="仿宋_GB2312" w:hAnsi="Times New Roman" w:cs="Times New Roman" w:hint="eastAsia"/>
          <w:sz w:val="32"/>
          <w:szCs w:val="32"/>
          <w:lang w:val="en-GB"/>
        </w:rPr>
        <w:t>万元的余额每天</w:t>
      </w:r>
      <w:r>
        <w:rPr>
          <w:rFonts w:ascii="Times New Roman" w:eastAsia="宋体" w:hAnsi="Times New Roman" w:cs="Times New Roman"/>
          <w:sz w:val="32"/>
          <w:szCs w:val="32"/>
          <w:lang w:val="en-GB"/>
        </w:rPr>
        <w:t>17:00</w:t>
      </w:r>
      <w:r>
        <w:rPr>
          <w:rFonts w:ascii="Times New Roman" w:eastAsia="仿宋_GB2312" w:hAnsi="Times New Roman" w:cs="Times New Roman" w:hint="eastAsia"/>
          <w:sz w:val="32"/>
          <w:szCs w:val="32"/>
          <w:lang w:val="en-GB"/>
        </w:rPr>
        <w:t>时将自动归集到集团主账户，如果不足</w:t>
      </w:r>
      <w:r>
        <w:rPr>
          <w:rFonts w:ascii="Times New Roman" w:eastAsia="宋体" w:hAnsi="Times New Roman" w:cs="Times New Roman"/>
          <w:sz w:val="32"/>
          <w:szCs w:val="32"/>
          <w:lang w:val="en-GB"/>
        </w:rPr>
        <w:t>10</w:t>
      </w:r>
      <w:r>
        <w:rPr>
          <w:rFonts w:ascii="Times New Roman" w:eastAsia="仿宋_GB2312" w:hAnsi="Times New Roman" w:cs="Times New Roman" w:hint="eastAsia"/>
          <w:sz w:val="32"/>
          <w:szCs w:val="32"/>
          <w:lang w:val="en-GB"/>
        </w:rPr>
        <w:t>万元，集团主账户下划为其补足差额；三级账户额度为零，每天余额上划到二级账户，再由二级账户上划到主账户。</w:t>
      </w:r>
    </w:p>
    <w:p w14:paraId="5D95466B" w14:textId="77777777" w:rsidR="00DE645E" w:rsidRDefault="008C3ED1">
      <w:pPr>
        <w:spacing w:after="0" w:line="600" w:lineRule="exact"/>
        <w:ind w:firstLineChars="200" w:firstLine="640"/>
        <w:rPr>
          <w:rFonts w:ascii="Times New Roman" w:eastAsia="仿宋_GB2312" w:hAnsi="Times New Roman" w:cs="Times New Roman"/>
          <w:sz w:val="32"/>
          <w:szCs w:val="32"/>
          <w:lang w:val="en-GB"/>
        </w:rPr>
      </w:pPr>
      <w:r>
        <w:rPr>
          <w:rFonts w:ascii="Times New Roman" w:eastAsia="仿宋_GB2312" w:hAnsi="Times New Roman" w:cs="Times New Roman" w:hint="eastAsia"/>
          <w:sz w:val="32"/>
          <w:szCs w:val="32"/>
          <w:lang w:val="en-GB"/>
        </w:rPr>
        <w:t>（</w:t>
      </w:r>
      <w:r>
        <w:rPr>
          <w:rFonts w:ascii="Times New Roman" w:eastAsia="宋体" w:hAnsi="Times New Roman" w:cs="Times New Roman"/>
          <w:sz w:val="32"/>
          <w:szCs w:val="32"/>
          <w:lang w:val="en-GB"/>
        </w:rPr>
        <w:t>3</w:t>
      </w:r>
      <w:r>
        <w:rPr>
          <w:rFonts w:ascii="Times New Roman" w:eastAsia="仿宋_GB2312" w:hAnsi="Times New Roman" w:cs="Times New Roman" w:hint="eastAsia"/>
          <w:sz w:val="32"/>
          <w:szCs w:val="32"/>
          <w:lang w:val="en-GB"/>
        </w:rPr>
        <w:t>）按照协议约定，</w:t>
      </w:r>
      <w:proofErr w:type="gramStart"/>
      <w:r>
        <w:rPr>
          <w:rFonts w:ascii="Times New Roman" w:eastAsia="仿宋_GB2312" w:hAnsi="Times New Roman" w:cs="Times New Roman" w:hint="eastAsia"/>
          <w:sz w:val="32"/>
          <w:szCs w:val="32"/>
          <w:lang w:val="en-GB"/>
        </w:rPr>
        <w:t>网银和</w:t>
      </w:r>
      <w:proofErr w:type="gramEnd"/>
      <w:r>
        <w:rPr>
          <w:rFonts w:ascii="Times New Roman" w:eastAsia="仿宋_GB2312" w:hAnsi="Times New Roman" w:cs="Times New Roman" w:hint="eastAsia"/>
          <w:sz w:val="32"/>
          <w:szCs w:val="32"/>
          <w:lang w:val="en-GB"/>
        </w:rPr>
        <w:t>每月对账单的呈现方式均为以实际余额呈现。</w:t>
      </w:r>
    </w:p>
    <w:p w14:paraId="42BB6803" w14:textId="77777777" w:rsidR="00DE645E" w:rsidRDefault="008C3ED1">
      <w:pPr>
        <w:spacing w:after="0" w:line="600" w:lineRule="exact"/>
        <w:ind w:firstLineChars="200" w:firstLine="640"/>
        <w:rPr>
          <w:rFonts w:ascii="Times New Roman" w:eastAsia="仿宋_GB2312" w:hAnsi="Times New Roman" w:cs="Times New Roman"/>
          <w:sz w:val="32"/>
          <w:szCs w:val="32"/>
          <w:lang w:val="en-GB"/>
        </w:rPr>
      </w:pPr>
      <w:r>
        <w:rPr>
          <w:rFonts w:ascii="Times New Roman" w:eastAsia="仿宋_GB2312" w:hAnsi="Times New Roman" w:cs="Times New Roman" w:hint="eastAsia"/>
          <w:sz w:val="32"/>
          <w:szCs w:val="32"/>
          <w:lang w:val="en-GB"/>
        </w:rPr>
        <w:lastRenderedPageBreak/>
        <w:t>（</w:t>
      </w:r>
      <w:r>
        <w:rPr>
          <w:rFonts w:ascii="Times New Roman" w:eastAsia="宋体" w:hAnsi="Times New Roman" w:cs="Times New Roman"/>
          <w:sz w:val="32"/>
          <w:szCs w:val="32"/>
          <w:lang w:val="en-GB"/>
        </w:rPr>
        <w:t>4</w:t>
      </w:r>
      <w:r>
        <w:rPr>
          <w:rFonts w:ascii="Times New Roman" w:eastAsia="仿宋_GB2312" w:hAnsi="Times New Roman" w:cs="Times New Roman" w:hint="eastAsia"/>
          <w:sz w:val="32"/>
          <w:szCs w:val="32"/>
          <w:lang w:val="en-GB"/>
        </w:rPr>
        <w:t>）</w:t>
      </w:r>
      <w:r>
        <w:rPr>
          <w:rFonts w:ascii="Times New Roman" w:eastAsia="仿宋_GB2312" w:hAnsi="Times New Roman" w:cs="Times New Roman" w:hint="eastAsia"/>
          <w:sz w:val="32"/>
          <w:szCs w:val="32"/>
          <w:lang w:val="en-GB"/>
        </w:rPr>
        <w:t>为简化起见，本案例不考虑资金池账户内部计息问题。</w:t>
      </w:r>
    </w:p>
    <w:p w14:paraId="2A921F92" w14:textId="77777777" w:rsidR="00DE645E" w:rsidRDefault="008C3ED1">
      <w:pPr>
        <w:spacing w:after="0" w:line="600" w:lineRule="exact"/>
        <w:ind w:firstLineChars="200" w:firstLine="640"/>
        <w:rPr>
          <w:rFonts w:ascii="Times New Roman" w:eastAsia="仿宋_GB2312" w:hAnsi="Times New Roman" w:cs="Times New Roman"/>
          <w:sz w:val="32"/>
          <w:szCs w:val="32"/>
          <w:lang w:val="en-GB"/>
        </w:rPr>
      </w:pPr>
      <w:r>
        <w:rPr>
          <w:rFonts w:ascii="Times New Roman" w:eastAsia="宋体" w:hAnsi="Times New Roman" w:cs="Times New Roman"/>
          <w:sz w:val="32"/>
          <w:szCs w:val="32"/>
          <w:lang w:val="en-GB"/>
        </w:rPr>
        <w:t>2</w:t>
      </w:r>
      <w:r>
        <w:rPr>
          <w:rFonts w:ascii="Times New Roman" w:eastAsia="宋体" w:hAnsi="Times New Roman" w:cs="Times New Roman" w:hint="eastAsia"/>
          <w:sz w:val="32"/>
          <w:szCs w:val="32"/>
          <w:lang w:val="en-GB"/>
        </w:rPr>
        <w:t>.</w:t>
      </w:r>
      <w:r>
        <w:rPr>
          <w:rFonts w:ascii="Times New Roman" w:eastAsia="仿宋_GB2312" w:hAnsi="Times New Roman" w:cs="Times New Roman" w:hint="eastAsia"/>
          <w:sz w:val="32"/>
          <w:szCs w:val="32"/>
          <w:lang w:val="en-GB"/>
        </w:rPr>
        <w:t>假定截至</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w:t>
      </w:r>
      <w:r>
        <w:rPr>
          <w:rFonts w:ascii="Times New Roman" w:eastAsia="宋体" w:hAnsi="Times New Roman" w:cs="Times New Roman"/>
          <w:sz w:val="32"/>
          <w:szCs w:val="32"/>
          <w:lang w:val="en-GB"/>
        </w:rPr>
        <w:t>12</w:t>
      </w:r>
      <w:r>
        <w:rPr>
          <w:rFonts w:ascii="Times New Roman" w:eastAsia="仿宋_GB2312" w:hAnsi="Times New Roman" w:cs="Times New Roman" w:hint="eastAsia"/>
          <w:sz w:val="32"/>
          <w:szCs w:val="32"/>
          <w:lang w:val="en-GB"/>
        </w:rPr>
        <w:t>月</w:t>
      </w:r>
      <w:r>
        <w:rPr>
          <w:rFonts w:ascii="Times New Roman" w:eastAsia="宋体" w:hAnsi="Times New Roman" w:cs="Times New Roman"/>
          <w:sz w:val="32"/>
          <w:szCs w:val="32"/>
          <w:lang w:val="en-GB"/>
        </w:rPr>
        <w:t>31</w:t>
      </w:r>
      <w:r>
        <w:rPr>
          <w:rFonts w:ascii="Times New Roman" w:eastAsia="仿宋_GB2312" w:hAnsi="Times New Roman" w:cs="Times New Roman" w:hint="eastAsia"/>
          <w:sz w:val="32"/>
          <w:szCs w:val="32"/>
          <w:lang w:val="en-GB"/>
        </w:rPr>
        <w:t>日，母公司</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主账户</w:t>
      </w:r>
      <w:r>
        <w:rPr>
          <w:rFonts w:ascii="Times New Roman" w:eastAsia="宋体" w:hAnsi="Times New Roman" w:cs="Times New Roman"/>
          <w:sz w:val="32"/>
          <w:szCs w:val="32"/>
          <w:lang w:val="en-GB"/>
        </w:rPr>
        <w:t>001</w:t>
      </w:r>
      <w:r>
        <w:rPr>
          <w:rFonts w:ascii="Times New Roman" w:eastAsia="仿宋_GB2312" w:hAnsi="Times New Roman" w:cs="Times New Roman" w:hint="eastAsia"/>
          <w:sz w:val="32"/>
          <w:szCs w:val="32"/>
          <w:lang w:val="en-GB"/>
        </w:rPr>
        <w:t>中实际余额</w:t>
      </w:r>
      <w:r>
        <w:rPr>
          <w:rFonts w:ascii="Times New Roman" w:eastAsia="宋体" w:hAnsi="Times New Roman" w:cs="Times New Roman"/>
          <w:sz w:val="32"/>
          <w:szCs w:val="32"/>
          <w:lang w:val="en-GB"/>
        </w:rPr>
        <w:t>150</w:t>
      </w:r>
      <w:r>
        <w:rPr>
          <w:rFonts w:ascii="Times New Roman" w:eastAsia="仿宋_GB2312" w:hAnsi="Times New Roman" w:cs="Times New Roman" w:hint="eastAsia"/>
          <w:sz w:val="32"/>
          <w:szCs w:val="32"/>
          <w:lang w:val="en-GB"/>
        </w:rPr>
        <w:t>万元，子公司</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二级账户实际余额为</w:t>
      </w:r>
      <w:r>
        <w:rPr>
          <w:rFonts w:ascii="Times New Roman" w:eastAsia="宋体" w:hAnsi="Times New Roman" w:cs="Times New Roman"/>
          <w:sz w:val="32"/>
          <w:szCs w:val="32"/>
          <w:lang w:val="en-GB"/>
        </w:rPr>
        <w:t>10</w:t>
      </w:r>
      <w:r>
        <w:rPr>
          <w:rFonts w:ascii="Times New Roman" w:eastAsia="仿宋_GB2312" w:hAnsi="Times New Roman" w:cs="Times New Roman" w:hint="eastAsia"/>
          <w:sz w:val="32"/>
          <w:szCs w:val="32"/>
          <w:lang w:val="en-GB"/>
        </w:rPr>
        <w:t>万元，分支机构</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三级账户余额为</w:t>
      </w:r>
      <w:r>
        <w:rPr>
          <w:rFonts w:ascii="Times New Roman" w:eastAsia="宋体" w:hAnsi="Times New Roman" w:cs="Times New Roman"/>
          <w:sz w:val="32"/>
          <w:szCs w:val="32"/>
          <w:lang w:val="en-GB"/>
        </w:rPr>
        <w:t>0</w:t>
      </w:r>
      <w:r>
        <w:rPr>
          <w:rFonts w:ascii="Times New Roman" w:eastAsia="仿宋_GB2312" w:hAnsi="Times New Roman" w:cs="Times New Roman" w:hint="eastAsia"/>
          <w:sz w:val="32"/>
          <w:szCs w:val="32"/>
          <w:lang w:val="en-GB"/>
        </w:rPr>
        <w:t>元；截至</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w:t>
      </w:r>
      <w:r>
        <w:rPr>
          <w:rFonts w:ascii="Times New Roman" w:eastAsia="宋体" w:hAnsi="Times New Roman" w:cs="Times New Roman"/>
          <w:sz w:val="32"/>
          <w:szCs w:val="32"/>
          <w:lang w:val="en-GB"/>
        </w:rPr>
        <w:t>12</w:t>
      </w:r>
      <w:r>
        <w:rPr>
          <w:rFonts w:ascii="Times New Roman" w:eastAsia="仿宋_GB2312" w:hAnsi="Times New Roman" w:cs="Times New Roman" w:hint="eastAsia"/>
          <w:sz w:val="32"/>
          <w:szCs w:val="32"/>
          <w:lang w:val="en-GB"/>
        </w:rPr>
        <w:t>月</w:t>
      </w:r>
      <w:r>
        <w:rPr>
          <w:rFonts w:ascii="Times New Roman" w:eastAsia="宋体" w:hAnsi="Times New Roman" w:cs="Times New Roman"/>
          <w:sz w:val="32"/>
          <w:szCs w:val="32"/>
          <w:lang w:val="en-GB"/>
        </w:rPr>
        <w:t>31</w:t>
      </w:r>
      <w:r>
        <w:rPr>
          <w:rFonts w:ascii="Times New Roman" w:eastAsia="仿宋_GB2312" w:hAnsi="Times New Roman" w:cs="Times New Roman" w:hint="eastAsia"/>
          <w:sz w:val="32"/>
          <w:szCs w:val="32"/>
          <w:lang w:val="en-GB"/>
        </w:rPr>
        <w:t>日，</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公司二级账户上划主账户资金余额为</w:t>
      </w:r>
      <w:r>
        <w:rPr>
          <w:rFonts w:ascii="Times New Roman" w:eastAsia="宋体" w:hAnsi="Times New Roman" w:cs="Times New Roman"/>
          <w:sz w:val="32"/>
          <w:szCs w:val="32"/>
          <w:lang w:val="en-GB"/>
        </w:rPr>
        <w:t>50</w:t>
      </w:r>
      <w:r>
        <w:rPr>
          <w:rFonts w:ascii="Times New Roman" w:eastAsia="仿宋_GB2312" w:hAnsi="Times New Roman" w:cs="Times New Roman" w:hint="eastAsia"/>
          <w:sz w:val="32"/>
          <w:szCs w:val="32"/>
          <w:lang w:val="en-GB"/>
        </w:rPr>
        <w:t>万元（注：如果</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二级账户与主账户在</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××年度内同时有上划和下拨交易，</w:t>
      </w:r>
      <w:proofErr w:type="gramStart"/>
      <w:r>
        <w:rPr>
          <w:rFonts w:ascii="Times New Roman" w:eastAsia="仿宋_GB2312" w:hAnsi="Times New Roman" w:cs="Times New Roman" w:hint="eastAsia"/>
          <w:sz w:val="32"/>
          <w:szCs w:val="32"/>
          <w:lang w:val="en-GB"/>
        </w:rPr>
        <w:t>附表函证的</w:t>
      </w:r>
      <w:proofErr w:type="gramEnd"/>
      <w:r>
        <w:rPr>
          <w:rFonts w:ascii="Times New Roman" w:eastAsia="仿宋_GB2312" w:hAnsi="Times New Roman" w:cs="Times New Roman" w:hint="eastAsia"/>
          <w:sz w:val="32"/>
          <w:szCs w:val="32"/>
          <w:lang w:val="en-GB"/>
        </w:rPr>
        <w:t>是</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公司与</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公司截至</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w:t>
      </w:r>
      <w:r>
        <w:rPr>
          <w:rFonts w:ascii="Times New Roman" w:eastAsia="宋体" w:hAnsi="Times New Roman" w:cs="Times New Roman"/>
          <w:sz w:val="32"/>
          <w:szCs w:val="32"/>
          <w:lang w:val="en-GB"/>
        </w:rPr>
        <w:t>12</w:t>
      </w:r>
      <w:r>
        <w:rPr>
          <w:rFonts w:ascii="Times New Roman" w:eastAsia="仿宋_GB2312" w:hAnsi="Times New Roman" w:cs="Times New Roman" w:hint="eastAsia"/>
          <w:sz w:val="32"/>
          <w:szCs w:val="32"/>
          <w:lang w:val="en-GB"/>
        </w:rPr>
        <w:t>月</w:t>
      </w:r>
      <w:r>
        <w:rPr>
          <w:rFonts w:ascii="Times New Roman" w:eastAsia="宋体" w:hAnsi="Times New Roman" w:cs="Times New Roman"/>
          <w:sz w:val="32"/>
          <w:szCs w:val="32"/>
          <w:lang w:val="en-GB"/>
        </w:rPr>
        <w:t>31</w:t>
      </w:r>
      <w:r>
        <w:rPr>
          <w:rFonts w:ascii="Times New Roman" w:eastAsia="仿宋_GB2312" w:hAnsi="Times New Roman" w:cs="Times New Roman" w:hint="eastAsia"/>
          <w:sz w:val="32"/>
          <w:szCs w:val="32"/>
          <w:lang w:val="en-GB"/>
        </w:rPr>
        <w:t>日的上下归集净差额，即</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集团自</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w:t>
      </w:r>
      <w:r>
        <w:rPr>
          <w:rFonts w:ascii="Times New Roman" w:eastAsia="宋体" w:hAnsi="Times New Roman" w:cs="Times New Roman"/>
          <w:sz w:val="32"/>
          <w:szCs w:val="32"/>
          <w:lang w:val="en-GB"/>
        </w:rPr>
        <w:t>1</w:t>
      </w:r>
      <w:r>
        <w:rPr>
          <w:rFonts w:ascii="Times New Roman" w:eastAsia="仿宋_GB2312" w:hAnsi="Times New Roman" w:cs="Times New Roman" w:hint="eastAsia"/>
          <w:sz w:val="32"/>
          <w:szCs w:val="32"/>
          <w:lang w:val="en-GB"/>
        </w:rPr>
        <w:t>月</w:t>
      </w:r>
      <w:r>
        <w:rPr>
          <w:rFonts w:ascii="Times New Roman" w:eastAsia="宋体" w:hAnsi="Times New Roman" w:cs="Times New Roman"/>
          <w:sz w:val="32"/>
          <w:szCs w:val="32"/>
          <w:lang w:val="en-GB"/>
        </w:rPr>
        <w:t>1</w:t>
      </w:r>
      <w:r>
        <w:rPr>
          <w:rFonts w:ascii="Times New Roman" w:eastAsia="仿宋_GB2312" w:hAnsi="Times New Roman" w:cs="Times New Roman" w:hint="eastAsia"/>
          <w:sz w:val="32"/>
          <w:szCs w:val="32"/>
          <w:lang w:val="en-GB"/>
        </w:rPr>
        <w:t>日开始进行资金归集，起始净额为</w:t>
      </w:r>
      <w:r>
        <w:rPr>
          <w:rFonts w:ascii="Times New Roman" w:eastAsia="宋体" w:hAnsi="Times New Roman" w:cs="Times New Roman"/>
          <w:sz w:val="32"/>
          <w:szCs w:val="32"/>
          <w:lang w:val="en-GB"/>
        </w:rPr>
        <w:t>0</w:t>
      </w:r>
      <w:r>
        <w:rPr>
          <w:rFonts w:ascii="Times New Roman" w:eastAsia="仿宋_GB2312" w:hAnsi="Times New Roman" w:cs="Times New Roman" w:hint="eastAsia"/>
          <w:sz w:val="32"/>
          <w:szCs w:val="32"/>
          <w:lang w:val="en-GB"/>
        </w:rPr>
        <w:t>，</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××年内</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公司累计共上划资金</w:t>
      </w:r>
      <w:r>
        <w:rPr>
          <w:rFonts w:ascii="Times New Roman" w:eastAsia="宋体" w:hAnsi="Times New Roman" w:cs="Times New Roman"/>
          <w:sz w:val="32"/>
          <w:szCs w:val="32"/>
          <w:lang w:val="en-GB"/>
        </w:rPr>
        <w:t>70</w:t>
      </w:r>
      <w:r>
        <w:rPr>
          <w:rFonts w:ascii="Times New Roman" w:eastAsia="仿宋_GB2312" w:hAnsi="Times New Roman" w:cs="Times New Roman" w:hint="eastAsia"/>
          <w:sz w:val="32"/>
          <w:szCs w:val="32"/>
          <w:lang w:val="en-GB"/>
        </w:rPr>
        <w:t>万元，同时母公司</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下拨给</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累计</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万元，则在</w:t>
      </w:r>
      <w:proofErr w:type="gramStart"/>
      <w:r>
        <w:rPr>
          <w:rFonts w:ascii="Times New Roman" w:eastAsia="仿宋_GB2312" w:hAnsi="Times New Roman" w:cs="Times New Roman" w:hint="eastAsia"/>
          <w:sz w:val="32"/>
          <w:szCs w:val="32"/>
          <w:lang w:val="en-GB"/>
        </w:rPr>
        <w:t>询证函</w:t>
      </w:r>
      <w:proofErr w:type="gramEnd"/>
      <w:r>
        <w:rPr>
          <w:rFonts w:ascii="Times New Roman" w:eastAsia="仿宋_GB2312" w:hAnsi="Times New Roman" w:cs="Times New Roman" w:hint="eastAsia"/>
          <w:sz w:val="32"/>
          <w:szCs w:val="32"/>
          <w:lang w:val="en-GB"/>
        </w:rPr>
        <w:t>附表中，“截至函证基准日拨入或拨出资金余额”需</w:t>
      </w:r>
      <w:proofErr w:type="gramStart"/>
      <w:r>
        <w:rPr>
          <w:rFonts w:ascii="Times New Roman" w:eastAsia="仿宋_GB2312" w:hAnsi="Times New Roman" w:cs="Times New Roman" w:hint="eastAsia"/>
          <w:sz w:val="32"/>
          <w:szCs w:val="32"/>
          <w:lang w:val="en-GB"/>
        </w:rPr>
        <w:t>通过函证确认</w:t>
      </w:r>
      <w:proofErr w:type="gramEnd"/>
      <w:r>
        <w:rPr>
          <w:rFonts w:ascii="Times New Roman" w:eastAsia="仿宋_GB2312" w:hAnsi="Times New Roman" w:cs="Times New Roman" w:hint="eastAsia"/>
          <w:sz w:val="32"/>
          <w:szCs w:val="32"/>
          <w:lang w:val="en-GB"/>
        </w:rPr>
        <w:t>的是截至</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w:t>
      </w:r>
      <w:r>
        <w:rPr>
          <w:rFonts w:ascii="Times New Roman" w:eastAsia="宋体" w:hAnsi="Times New Roman" w:cs="Times New Roman"/>
          <w:sz w:val="32"/>
          <w:szCs w:val="32"/>
          <w:lang w:val="en-GB"/>
        </w:rPr>
        <w:t>12</w:t>
      </w:r>
      <w:r>
        <w:rPr>
          <w:rFonts w:ascii="Times New Roman" w:eastAsia="仿宋_GB2312" w:hAnsi="Times New Roman" w:cs="Times New Roman" w:hint="eastAsia"/>
          <w:sz w:val="32"/>
          <w:szCs w:val="32"/>
          <w:lang w:val="en-GB"/>
        </w:rPr>
        <w:t>月</w:t>
      </w:r>
      <w:r>
        <w:rPr>
          <w:rFonts w:ascii="Times New Roman" w:eastAsia="宋体" w:hAnsi="Times New Roman" w:cs="Times New Roman"/>
          <w:sz w:val="32"/>
          <w:szCs w:val="32"/>
          <w:lang w:val="en-GB"/>
        </w:rPr>
        <w:t>31</w:t>
      </w:r>
      <w:r>
        <w:rPr>
          <w:rFonts w:ascii="Times New Roman" w:eastAsia="仿宋_GB2312" w:hAnsi="Times New Roman" w:cs="Times New Roman" w:hint="eastAsia"/>
          <w:sz w:val="32"/>
          <w:szCs w:val="32"/>
          <w:lang w:val="en-GB"/>
        </w:rPr>
        <w:t>日</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子公司应收母公司</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净额</w:t>
      </w:r>
      <w:r>
        <w:rPr>
          <w:rFonts w:ascii="Times New Roman" w:eastAsia="宋体" w:hAnsi="Times New Roman" w:cs="Times New Roman"/>
          <w:sz w:val="32"/>
          <w:szCs w:val="32"/>
          <w:lang w:val="en-GB"/>
        </w:rPr>
        <w:t>50</w:t>
      </w:r>
      <w:r>
        <w:rPr>
          <w:rFonts w:ascii="Times New Roman" w:eastAsia="仿宋_GB2312" w:hAnsi="Times New Roman" w:cs="Times New Roman" w:hint="eastAsia"/>
          <w:sz w:val="32"/>
          <w:szCs w:val="32"/>
          <w:lang w:val="en-GB"/>
        </w:rPr>
        <w:t>万元，而不是</w:t>
      </w:r>
      <w:proofErr w:type="gramStart"/>
      <w:r>
        <w:rPr>
          <w:rFonts w:ascii="Times New Roman" w:eastAsia="仿宋_GB2312" w:hAnsi="Times New Roman" w:cs="Times New Roman" w:hint="eastAsia"/>
          <w:sz w:val="32"/>
          <w:szCs w:val="32"/>
          <w:lang w:val="en-GB"/>
        </w:rPr>
        <w:t>函证期间</w:t>
      </w:r>
      <w:proofErr w:type="gramEnd"/>
      <w:r>
        <w:rPr>
          <w:rFonts w:ascii="Times New Roman" w:eastAsia="仿宋_GB2312" w:hAnsi="Times New Roman" w:cs="Times New Roman" w:hint="eastAsia"/>
          <w:sz w:val="32"/>
          <w:szCs w:val="32"/>
          <w:lang w:val="en-GB"/>
        </w:rPr>
        <w:t>发生额</w:t>
      </w:r>
      <w:r>
        <w:rPr>
          <w:rFonts w:ascii="Times New Roman" w:eastAsia="仿宋_GB2312" w:hAnsi="Times New Roman" w:cs="Times New Roman"/>
          <w:sz w:val="32"/>
          <w:szCs w:val="32"/>
          <w:lang w:val="en-GB"/>
        </w:rPr>
        <w:t>7</w:t>
      </w:r>
      <w:r>
        <w:rPr>
          <w:rFonts w:ascii="Times New Roman" w:eastAsia="宋体" w:hAnsi="Times New Roman" w:cs="Times New Roman"/>
          <w:sz w:val="32"/>
          <w:szCs w:val="32"/>
          <w:lang w:val="en-GB"/>
        </w:rPr>
        <w:t>0</w:t>
      </w:r>
      <w:r>
        <w:rPr>
          <w:rFonts w:ascii="Times New Roman" w:eastAsia="仿宋_GB2312" w:hAnsi="Times New Roman" w:cs="Times New Roman" w:hint="eastAsia"/>
          <w:sz w:val="32"/>
          <w:szCs w:val="32"/>
          <w:lang w:val="en-GB"/>
        </w:rPr>
        <w:t>万元和</w:t>
      </w:r>
      <w:r>
        <w:rPr>
          <w:rFonts w:ascii="Times New Roman" w:eastAsia="仿宋_GB2312" w:hAnsi="Times New Roman" w:cs="Times New Roman"/>
          <w:sz w:val="32"/>
          <w:szCs w:val="32"/>
          <w:lang w:val="en-GB"/>
        </w:rPr>
        <w:t>20</w:t>
      </w:r>
      <w:r>
        <w:rPr>
          <w:rFonts w:ascii="Times New Roman" w:eastAsia="仿宋_GB2312" w:hAnsi="Times New Roman" w:cs="Times New Roman" w:hint="eastAsia"/>
          <w:sz w:val="32"/>
          <w:szCs w:val="32"/>
          <w:lang w:val="en-GB"/>
        </w:rPr>
        <w:t>万元），同时</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公司向</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分支机构下拨资金余额为</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万元（注：假定</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分支机构该账户为不产生业务收入的费用支出账户，费用依靠</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子公司负责下拨，账户如有余额则每日上划</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子公司，</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××年内</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公司累计下划资金</w:t>
      </w:r>
      <w:r>
        <w:rPr>
          <w:rFonts w:ascii="Times New Roman" w:eastAsia="宋体" w:hAnsi="Times New Roman" w:cs="Times New Roman"/>
          <w:sz w:val="32"/>
          <w:szCs w:val="32"/>
          <w:lang w:val="en-GB"/>
        </w:rPr>
        <w:t>30</w:t>
      </w:r>
      <w:r>
        <w:rPr>
          <w:rFonts w:ascii="Times New Roman" w:eastAsia="仿宋_GB2312" w:hAnsi="Times New Roman" w:cs="Times New Roman" w:hint="eastAsia"/>
          <w:sz w:val="32"/>
          <w:szCs w:val="32"/>
          <w:lang w:val="en-GB"/>
        </w:rPr>
        <w:t>万元，其中</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分支机构该账户共上划归还</w:t>
      </w:r>
      <w:r>
        <w:rPr>
          <w:rFonts w:ascii="Times New Roman" w:eastAsia="宋体" w:hAnsi="Times New Roman" w:cs="Times New Roman"/>
          <w:sz w:val="32"/>
          <w:szCs w:val="32"/>
          <w:lang w:val="en-GB"/>
        </w:rPr>
        <w:t>10</w:t>
      </w:r>
      <w:r>
        <w:rPr>
          <w:rFonts w:ascii="Times New Roman" w:eastAsia="仿宋_GB2312" w:hAnsi="Times New Roman" w:cs="Times New Roman" w:hint="eastAsia"/>
          <w:sz w:val="32"/>
          <w:szCs w:val="32"/>
          <w:lang w:val="en-GB"/>
        </w:rPr>
        <w:t>万元，则</w:t>
      </w:r>
      <w:proofErr w:type="gramStart"/>
      <w:r>
        <w:rPr>
          <w:rFonts w:ascii="Times New Roman" w:eastAsia="仿宋_GB2312" w:hAnsi="Times New Roman" w:cs="Times New Roman" w:hint="eastAsia"/>
          <w:sz w:val="32"/>
          <w:szCs w:val="32"/>
          <w:lang w:val="en-GB"/>
        </w:rPr>
        <w:t>询证函</w:t>
      </w:r>
      <w:proofErr w:type="gramEnd"/>
      <w:r>
        <w:rPr>
          <w:rFonts w:ascii="Times New Roman" w:eastAsia="仿宋_GB2312" w:hAnsi="Times New Roman" w:cs="Times New Roman" w:hint="eastAsia"/>
          <w:sz w:val="32"/>
          <w:szCs w:val="32"/>
          <w:lang w:val="en-GB"/>
        </w:rPr>
        <w:t>附表“截至函证基准日拨入或拨出资金余额”</w:t>
      </w:r>
      <w:proofErr w:type="gramStart"/>
      <w:r>
        <w:rPr>
          <w:rFonts w:ascii="Times New Roman" w:eastAsia="仿宋_GB2312" w:hAnsi="Times New Roman" w:cs="Times New Roman" w:hint="eastAsia"/>
          <w:sz w:val="32"/>
          <w:szCs w:val="32"/>
          <w:lang w:val="en-GB"/>
        </w:rPr>
        <w:t>需函证</w:t>
      </w:r>
      <w:proofErr w:type="gramEnd"/>
      <w:r>
        <w:rPr>
          <w:rFonts w:ascii="Times New Roman" w:eastAsia="仿宋_GB2312" w:hAnsi="Times New Roman" w:cs="Times New Roman" w:hint="eastAsia"/>
          <w:sz w:val="32"/>
          <w:szCs w:val="32"/>
          <w:lang w:val="en-GB"/>
        </w:rPr>
        <w:t>的是</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w:t>
      </w:r>
      <w:r>
        <w:rPr>
          <w:rFonts w:ascii="Times New Roman" w:eastAsia="宋体" w:hAnsi="Times New Roman" w:cs="Times New Roman"/>
          <w:sz w:val="32"/>
          <w:szCs w:val="32"/>
          <w:lang w:val="en-GB"/>
        </w:rPr>
        <w:t>12</w:t>
      </w:r>
      <w:r>
        <w:rPr>
          <w:rFonts w:ascii="Times New Roman" w:eastAsia="仿宋_GB2312" w:hAnsi="Times New Roman" w:cs="Times New Roman" w:hint="eastAsia"/>
          <w:sz w:val="32"/>
          <w:szCs w:val="32"/>
          <w:lang w:val="en-GB"/>
        </w:rPr>
        <w:t>月</w:t>
      </w:r>
      <w:r>
        <w:rPr>
          <w:rFonts w:ascii="Times New Roman" w:eastAsia="宋体" w:hAnsi="Times New Roman" w:cs="Times New Roman"/>
          <w:sz w:val="32"/>
          <w:szCs w:val="32"/>
          <w:lang w:val="en-GB"/>
        </w:rPr>
        <w:t>31</w:t>
      </w:r>
      <w:r>
        <w:rPr>
          <w:rFonts w:ascii="Times New Roman" w:eastAsia="仿宋_GB2312" w:hAnsi="Times New Roman" w:cs="Times New Roman" w:hint="eastAsia"/>
          <w:sz w:val="32"/>
          <w:szCs w:val="32"/>
          <w:lang w:val="en-GB"/>
        </w:rPr>
        <w:t>日</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公司应收</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分支机构净额</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万元）。</w:t>
      </w:r>
    </w:p>
    <w:p w14:paraId="42D1EDC5" w14:textId="77777777" w:rsidR="00DE645E" w:rsidRDefault="008C3ED1">
      <w:pPr>
        <w:spacing w:after="0" w:line="600" w:lineRule="exact"/>
        <w:ind w:firstLineChars="200" w:firstLine="640"/>
        <w:rPr>
          <w:rFonts w:ascii="Times New Roman" w:eastAsia="仿宋_GB2312" w:hAnsi="Times New Roman" w:cs="Times New Roman"/>
          <w:sz w:val="32"/>
          <w:szCs w:val="32"/>
          <w:lang w:val="en-GB"/>
        </w:rPr>
      </w:pPr>
      <w:r>
        <w:rPr>
          <w:rFonts w:ascii="Times New Roman" w:eastAsia="仿宋_GB2312" w:hAnsi="Times New Roman" w:cs="Times New Roman" w:hint="eastAsia"/>
          <w:sz w:val="32"/>
          <w:szCs w:val="32"/>
          <w:lang w:val="en-GB"/>
        </w:rPr>
        <w:t>上述信息以表格列示如下</w:t>
      </w:r>
      <w:r>
        <w:rPr>
          <w:rFonts w:ascii="Times New Roman" w:eastAsia="仿宋_GB2312" w:hAnsi="Times New Roman" w:cs="Times New Roman"/>
          <w:sz w:val="32"/>
          <w:szCs w:val="32"/>
          <w:lang w:val="en-GB"/>
        </w:rPr>
        <w:t>:</w:t>
      </w:r>
    </w:p>
    <w:p w14:paraId="0A9B6E38" w14:textId="77777777" w:rsidR="00DE645E" w:rsidRDefault="008C3ED1">
      <w:pPr>
        <w:spacing w:after="0" w:line="240" w:lineRule="auto"/>
        <w:rPr>
          <w:rFonts w:ascii="Times New Roman" w:eastAsia="仿宋_GB2312" w:hAnsi="Times New Roman" w:cs="Times New Roman"/>
          <w:sz w:val="32"/>
          <w:szCs w:val="32"/>
          <w:lang w:val="en-GB"/>
        </w:rPr>
      </w:pPr>
      <w:r>
        <w:rPr>
          <w:rFonts w:ascii="Times New Roman" w:eastAsia="仿宋_GB2312" w:hAnsi="Times New Roman" w:cs="Times New Roman"/>
          <w:sz w:val="32"/>
          <w:szCs w:val="32"/>
          <w:lang w:val="en-GB"/>
        </w:rPr>
        <w:br w:type="page"/>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732"/>
        <w:gridCol w:w="1251"/>
        <w:gridCol w:w="1344"/>
        <w:gridCol w:w="1210"/>
        <w:gridCol w:w="1985"/>
      </w:tblGrid>
      <w:tr w:rsidR="00DE645E" w14:paraId="4A372953" w14:textId="77777777">
        <w:trPr>
          <w:trHeight w:val="230"/>
        </w:trPr>
        <w:tc>
          <w:tcPr>
            <w:tcW w:w="2900" w:type="dxa"/>
            <w:shd w:val="clear" w:color="auto" w:fill="FFFFFF" w:themeFill="background1"/>
            <w:vAlign w:val="center"/>
          </w:tcPr>
          <w:p w14:paraId="07E0110C"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仿宋_GB2312" w:hAnsi="Times New Roman" w:cs="Times New Roman" w:hint="eastAsia"/>
                <w:b/>
                <w:bCs/>
                <w:color w:val="000000"/>
                <w:sz w:val="21"/>
                <w:szCs w:val="21"/>
                <w:lang w:val="en-GB"/>
              </w:rPr>
              <w:lastRenderedPageBreak/>
              <w:t>项目</w:t>
            </w:r>
          </w:p>
        </w:tc>
        <w:tc>
          <w:tcPr>
            <w:tcW w:w="1319" w:type="dxa"/>
            <w:shd w:val="clear" w:color="auto" w:fill="FFFFFF" w:themeFill="background1"/>
            <w:vAlign w:val="bottom"/>
          </w:tcPr>
          <w:p w14:paraId="39FA9D67"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仿宋_GB2312" w:hAnsi="Times New Roman" w:cs="Times New Roman" w:hint="eastAsia"/>
                <w:b/>
                <w:bCs/>
                <w:color w:val="000000"/>
                <w:sz w:val="21"/>
                <w:szCs w:val="21"/>
                <w:lang w:val="en-GB"/>
              </w:rPr>
              <w:t>母公司</w:t>
            </w:r>
          </w:p>
          <w:p w14:paraId="5E753A0E"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仿宋_GB2312" w:hAnsi="Times New Roman" w:cs="Times New Roman"/>
                <w:b/>
                <w:bCs/>
                <w:color w:val="000000"/>
                <w:sz w:val="21"/>
                <w:szCs w:val="21"/>
                <w:lang w:val="en-GB"/>
              </w:rPr>
              <w:t>X</w:t>
            </w:r>
          </w:p>
        </w:tc>
        <w:tc>
          <w:tcPr>
            <w:tcW w:w="1418" w:type="dxa"/>
            <w:shd w:val="clear" w:color="auto" w:fill="FFFFFF" w:themeFill="background1"/>
            <w:vAlign w:val="bottom"/>
          </w:tcPr>
          <w:p w14:paraId="5241096B"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仿宋_GB2312" w:hAnsi="Times New Roman" w:cs="Times New Roman" w:hint="eastAsia"/>
                <w:b/>
                <w:bCs/>
                <w:color w:val="000000"/>
                <w:sz w:val="21"/>
                <w:szCs w:val="21"/>
                <w:lang w:val="en-GB"/>
              </w:rPr>
              <w:t>子公司</w:t>
            </w:r>
          </w:p>
          <w:p w14:paraId="24134203"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仿宋_GB2312" w:hAnsi="Times New Roman" w:cs="Times New Roman"/>
                <w:b/>
                <w:bCs/>
                <w:color w:val="000000"/>
                <w:sz w:val="21"/>
                <w:szCs w:val="21"/>
                <w:lang w:val="en-GB"/>
              </w:rPr>
              <w:t>B</w:t>
            </w:r>
          </w:p>
        </w:tc>
        <w:tc>
          <w:tcPr>
            <w:tcW w:w="1275" w:type="dxa"/>
            <w:shd w:val="clear" w:color="auto" w:fill="FFFFFF" w:themeFill="background1"/>
            <w:vAlign w:val="bottom"/>
          </w:tcPr>
          <w:p w14:paraId="11D83566"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仿宋_GB2312" w:hAnsi="Times New Roman" w:cs="Times New Roman" w:hint="eastAsia"/>
                <w:b/>
                <w:bCs/>
                <w:color w:val="000000"/>
                <w:sz w:val="21"/>
                <w:szCs w:val="21"/>
                <w:lang w:val="en-GB"/>
              </w:rPr>
              <w:t>分支机构</w:t>
            </w:r>
            <w:r>
              <w:rPr>
                <w:rFonts w:ascii="Times New Roman" w:eastAsia="仿宋_GB2312" w:hAnsi="Times New Roman" w:cs="Times New Roman"/>
                <w:b/>
                <w:bCs/>
                <w:color w:val="000000"/>
                <w:sz w:val="21"/>
                <w:szCs w:val="21"/>
                <w:lang w:val="en-GB"/>
              </w:rPr>
              <w:t>C</w:t>
            </w:r>
          </w:p>
        </w:tc>
        <w:tc>
          <w:tcPr>
            <w:tcW w:w="2102" w:type="dxa"/>
            <w:shd w:val="clear" w:color="auto" w:fill="FFFFFF" w:themeFill="background1"/>
            <w:vAlign w:val="center"/>
          </w:tcPr>
          <w:p w14:paraId="2E854865" w14:textId="77777777" w:rsidR="00DE645E" w:rsidRDefault="008C3ED1">
            <w:pPr>
              <w:spacing w:after="0" w:line="240" w:lineRule="auto"/>
              <w:jc w:val="center"/>
              <w:rPr>
                <w:rFonts w:ascii="Times New Roman" w:eastAsia="仿宋_GB2312" w:hAnsi="Times New Roman" w:cs="Times New Roman"/>
                <w:b/>
                <w:color w:val="000000"/>
                <w:sz w:val="21"/>
                <w:szCs w:val="21"/>
                <w:lang w:val="en-GB"/>
              </w:rPr>
            </w:pPr>
            <w:r>
              <w:rPr>
                <w:rFonts w:ascii="Times New Roman" w:eastAsia="仿宋_GB2312" w:hAnsi="Times New Roman" w:cs="Times New Roman" w:hint="eastAsia"/>
                <w:b/>
                <w:color w:val="000000"/>
                <w:sz w:val="21"/>
                <w:szCs w:val="21"/>
                <w:lang w:val="en-GB"/>
              </w:rPr>
              <w:t>说明</w:t>
            </w:r>
          </w:p>
        </w:tc>
      </w:tr>
      <w:tr w:rsidR="00DE645E" w14:paraId="58BC2369" w14:textId="77777777">
        <w:trPr>
          <w:trHeight w:val="230"/>
        </w:trPr>
        <w:tc>
          <w:tcPr>
            <w:tcW w:w="2900" w:type="dxa"/>
            <w:shd w:val="clear" w:color="auto" w:fill="FFFFFF" w:themeFill="background1"/>
            <w:vAlign w:val="center"/>
          </w:tcPr>
          <w:p w14:paraId="41393ECD"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宋体" w:hAnsi="Times New Roman" w:cs="Times New Roman"/>
                <w:b/>
                <w:bCs/>
                <w:color w:val="000000"/>
                <w:sz w:val="21"/>
                <w:szCs w:val="21"/>
                <w:lang w:val="en-GB"/>
              </w:rPr>
              <w:t>20</w:t>
            </w:r>
            <w:r>
              <w:rPr>
                <w:rFonts w:ascii="Times New Roman" w:eastAsia="仿宋_GB2312" w:hAnsi="Times New Roman" w:cs="Times New Roman" w:hint="eastAsia"/>
                <w:b/>
                <w:bCs/>
                <w:color w:val="000000"/>
                <w:sz w:val="21"/>
                <w:szCs w:val="21"/>
                <w:lang w:val="en-GB"/>
              </w:rPr>
              <w:t>××年</w:t>
            </w:r>
            <w:r>
              <w:rPr>
                <w:rFonts w:ascii="Times New Roman" w:eastAsia="宋体" w:hAnsi="Times New Roman" w:cs="Times New Roman"/>
                <w:b/>
                <w:bCs/>
                <w:color w:val="000000"/>
                <w:sz w:val="21"/>
                <w:szCs w:val="21"/>
                <w:lang w:val="en-GB"/>
              </w:rPr>
              <w:t>01</w:t>
            </w:r>
            <w:r>
              <w:rPr>
                <w:rFonts w:ascii="Times New Roman" w:eastAsia="仿宋_GB2312" w:hAnsi="Times New Roman" w:cs="Times New Roman" w:hint="eastAsia"/>
                <w:b/>
                <w:bCs/>
                <w:color w:val="000000"/>
                <w:sz w:val="21"/>
                <w:szCs w:val="21"/>
                <w:lang w:val="en-GB"/>
              </w:rPr>
              <w:t>月</w:t>
            </w:r>
            <w:r>
              <w:rPr>
                <w:rFonts w:ascii="Times New Roman" w:eastAsia="宋体" w:hAnsi="Times New Roman" w:cs="Times New Roman"/>
                <w:b/>
                <w:bCs/>
                <w:color w:val="000000"/>
                <w:sz w:val="21"/>
                <w:szCs w:val="21"/>
                <w:lang w:val="en-GB"/>
              </w:rPr>
              <w:t>01</w:t>
            </w:r>
            <w:r>
              <w:rPr>
                <w:rFonts w:ascii="Times New Roman" w:eastAsia="仿宋_GB2312" w:hAnsi="Times New Roman" w:cs="Times New Roman" w:hint="eastAsia"/>
                <w:b/>
                <w:bCs/>
                <w:color w:val="000000"/>
                <w:sz w:val="21"/>
                <w:szCs w:val="21"/>
                <w:lang w:val="en-GB"/>
              </w:rPr>
              <w:t>日</w:t>
            </w:r>
          </w:p>
        </w:tc>
        <w:tc>
          <w:tcPr>
            <w:tcW w:w="1319" w:type="dxa"/>
            <w:shd w:val="clear" w:color="auto" w:fill="FFFFFF" w:themeFill="background1"/>
            <w:vAlign w:val="center"/>
          </w:tcPr>
          <w:p w14:paraId="4C2B1CA8"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仿宋_GB2312" w:hAnsi="Times New Roman" w:cs="Times New Roman"/>
                <w:b/>
                <w:bCs/>
                <w:color w:val="000000"/>
                <w:sz w:val="21"/>
                <w:szCs w:val="21"/>
                <w:lang w:val="en-GB"/>
              </w:rPr>
              <w:t>-</w:t>
            </w:r>
          </w:p>
        </w:tc>
        <w:tc>
          <w:tcPr>
            <w:tcW w:w="1418" w:type="dxa"/>
            <w:shd w:val="clear" w:color="auto" w:fill="FFFFFF" w:themeFill="background1"/>
            <w:vAlign w:val="center"/>
          </w:tcPr>
          <w:p w14:paraId="2CF73F3C"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仿宋_GB2312" w:hAnsi="Times New Roman" w:cs="Times New Roman"/>
                <w:b/>
                <w:bCs/>
                <w:color w:val="000000"/>
                <w:sz w:val="21"/>
                <w:szCs w:val="21"/>
                <w:lang w:val="en-GB"/>
              </w:rPr>
              <w:t>-</w:t>
            </w:r>
          </w:p>
        </w:tc>
        <w:tc>
          <w:tcPr>
            <w:tcW w:w="1275" w:type="dxa"/>
            <w:shd w:val="clear" w:color="auto" w:fill="FFFFFF" w:themeFill="background1"/>
            <w:vAlign w:val="center"/>
          </w:tcPr>
          <w:p w14:paraId="2441B159"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仿宋_GB2312" w:hAnsi="Times New Roman" w:cs="Times New Roman"/>
                <w:b/>
                <w:bCs/>
                <w:color w:val="000000"/>
                <w:sz w:val="21"/>
                <w:szCs w:val="21"/>
                <w:lang w:val="en-GB"/>
              </w:rPr>
              <w:t>-</w:t>
            </w:r>
          </w:p>
        </w:tc>
        <w:tc>
          <w:tcPr>
            <w:tcW w:w="2102" w:type="dxa"/>
            <w:shd w:val="clear" w:color="auto" w:fill="FFFFFF" w:themeFill="background1"/>
            <w:vAlign w:val="center"/>
          </w:tcPr>
          <w:p w14:paraId="073D60ED" w14:textId="77777777" w:rsidR="00DE645E" w:rsidRDefault="00DE645E">
            <w:pPr>
              <w:spacing w:after="0" w:line="240" w:lineRule="auto"/>
              <w:jc w:val="center"/>
              <w:rPr>
                <w:rFonts w:ascii="Times New Roman" w:eastAsia="仿宋_GB2312" w:hAnsi="Times New Roman" w:cs="Times New Roman"/>
                <w:color w:val="000000"/>
                <w:sz w:val="21"/>
                <w:szCs w:val="21"/>
                <w:lang w:val="en-GB"/>
              </w:rPr>
            </w:pPr>
          </w:p>
        </w:tc>
      </w:tr>
      <w:tr w:rsidR="00DE645E" w14:paraId="03865E02" w14:textId="77777777">
        <w:trPr>
          <w:trHeight w:val="230"/>
        </w:trPr>
        <w:tc>
          <w:tcPr>
            <w:tcW w:w="2900" w:type="dxa"/>
            <w:shd w:val="clear" w:color="auto" w:fill="FFFFFF" w:themeFill="background1"/>
          </w:tcPr>
          <w:p w14:paraId="44A75FA4" w14:textId="77777777" w:rsidR="00DE645E" w:rsidRDefault="008C3ED1">
            <w:pPr>
              <w:spacing w:after="0" w:line="240" w:lineRule="auto"/>
              <w:jc w:val="both"/>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资金池</w:t>
            </w:r>
            <w:r>
              <w:rPr>
                <w:rFonts w:ascii="Times New Roman" w:eastAsia="仿宋_GB2312" w:hAnsi="Times New Roman" w:cs="Times New Roman"/>
                <w:color w:val="000000"/>
                <w:sz w:val="21"/>
                <w:szCs w:val="21"/>
                <w:lang w:val="en-GB"/>
              </w:rPr>
              <w:t>-</w:t>
            </w:r>
            <w:r>
              <w:rPr>
                <w:rFonts w:ascii="Times New Roman" w:eastAsia="仿宋_GB2312" w:hAnsi="Times New Roman" w:cs="Times New Roman" w:hint="eastAsia"/>
                <w:color w:val="000000"/>
                <w:sz w:val="21"/>
                <w:szCs w:val="21"/>
                <w:lang w:val="en-GB"/>
              </w:rPr>
              <w:t>本期划出</w:t>
            </w:r>
            <w:r>
              <w:rPr>
                <w:rFonts w:ascii="Times New Roman" w:eastAsia="仿宋_GB2312" w:hAnsi="Times New Roman" w:cs="Times New Roman"/>
                <w:color w:val="000000"/>
                <w:sz w:val="21"/>
                <w:szCs w:val="21"/>
                <w:lang w:val="en-GB"/>
              </w:rPr>
              <w:t>[</w:t>
            </w:r>
            <w:r>
              <w:rPr>
                <w:rFonts w:ascii="Times New Roman" w:eastAsia="仿宋_GB2312" w:hAnsi="Times New Roman" w:cs="Times New Roman" w:hint="eastAsia"/>
                <w:color w:val="000000"/>
                <w:sz w:val="21"/>
                <w:szCs w:val="21"/>
                <w:lang w:val="en-GB"/>
              </w:rPr>
              <w:t>用“（）”表示</w:t>
            </w:r>
            <w:r>
              <w:rPr>
                <w:rFonts w:ascii="Times New Roman" w:eastAsia="仿宋_GB2312" w:hAnsi="Times New Roman" w:cs="Times New Roman"/>
                <w:color w:val="000000"/>
                <w:sz w:val="21"/>
                <w:szCs w:val="21"/>
                <w:lang w:val="en-GB"/>
              </w:rPr>
              <w:t>]</w:t>
            </w:r>
          </w:p>
        </w:tc>
        <w:tc>
          <w:tcPr>
            <w:tcW w:w="1319" w:type="dxa"/>
            <w:shd w:val="clear" w:color="auto" w:fill="FFFFFF" w:themeFill="background1"/>
            <w:vAlign w:val="center"/>
          </w:tcPr>
          <w:p w14:paraId="640CF104" w14:textId="77777777" w:rsidR="00DE645E" w:rsidRDefault="008C3ED1">
            <w:pPr>
              <w:spacing w:after="0" w:line="240" w:lineRule="auto"/>
              <w:jc w:val="center"/>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(200,000)</w:t>
            </w:r>
          </w:p>
        </w:tc>
        <w:tc>
          <w:tcPr>
            <w:tcW w:w="1418" w:type="dxa"/>
            <w:shd w:val="clear" w:color="auto" w:fill="FFFFFF" w:themeFill="background1"/>
            <w:vAlign w:val="center"/>
          </w:tcPr>
          <w:p w14:paraId="5F870982" w14:textId="77777777" w:rsidR="00DE645E" w:rsidRDefault="008C3ED1">
            <w:pPr>
              <w:spacing w:after="0" w:line="240" w:lineRule="auto"/>
              <w:jc w:val="center"/>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(1,000,000)</w:t>
            </w:r>
          </w:p>
        </w:tc>
        <w:tc>
          <w:tcPr>
            <w:tcW w:w="1275" w:type="dxa"/>
            <w:shd w:val="clear" w:color="auto" w:fill="FFFFFF" w:themeFill="background1"/>
            <w:vAlign w:val="center"/>
          </w:tcPr>
          <w:p w14:paraId="5A849F02" w14:textId="77777777" w:rsidR="00DE645E" w:rsidRDefault="008C3ED1">
            <w:pPr>
              <w:spacing w:after="0" w:line="240" w:lineRule="auto"/>
              <w:jc w:val="center"/>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(100,000)</w:t>
            </w:r>
          </w:p>
        </w:tc>
        <w:tc>
          <w:tcPr>
            <w:tcW w:w="2102" w:type="dxa"/>
            <w:shd w:val="clear" w:color="auto" w:fill="FFFFFF" w:themeFill="background1"/>
            <w:vAlign w:val="bottom"/>
          </w:tcPr>
          <w:p w14:paraId="2CD50750" w14:textId="77777777" w:rsidR="00DE645E" w:rsidRDefault="008C3ED1">
            <w:pPr>
              <w:spacing w:after="0" w:line="240" w:lineRule="auto"/>
              <w:rPr>
                <w:rFonts w:ascii="Times New Roman" w:eastAsia="仿宋_GB2312" w:hAnsi="Times New Roman" w:cs="Times New Roman"/>
                <w:color w:val="000000"/>
                <w:sz w:val="21"/>
                <w:szCs w:val="21"/>
                <w:lang w:val="en-GB"/>
              </w:rPr>
            </w:pPr>
            <w:r>
              <w:rPr>
                <w:rFonts w:ascii="Times New Roman" w:eastAsia="仿宋_GB2312" w:hAnsi="Times New Roman" w:cs="Times New Roman"/>
                <w:color w:val="000000"/>
                <w:sz w:val="21"/>
                <w:szCs w:val="21"/>
                <w:lang w:val="en-GB"/>
              </w:rPr>
              <w:t> </w:t>
            </w:r>
          </w:p>
        </w:tc>
      </w:tr>
      <w:tr w:rsidR="00DE645E" w14:paraId="244A3FC6" w14:textId="77777777">
        <w:trPr>
          <w:trHeight w:val="230"/>
        </w:trPr>
        <w:tc>
          <w:tcPr>
            <w:tcW w:w="2900" w:type="dxa"/>
            <w:shd w:val="clear" w:color="auto" w:fill="FFFFFF" w:themeFill="background1"/>
            <w:vAlign w:val="bottom"/>
          </w:tcPr>
          <w:p w14:paraId="54D13350" w14:textId="77777777" w:rsidR="00DE645E" w:rsidRDefault="008C3ED1">
            <w:pPr>
              <w:spacing w:after="0" w:line="240" w:lineRule="auto"/>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资金池</w:t>
            </w:r>
            <w:r>
              <w:rPr>
                <w:rFonts w:ascii="Times New Roman" w:eastAsia="仿宋_GB2312" w:hAnsi="Times New Roman" w:cs="Times New Roman"/>
                <w:color w:val="000000"/>
                <w:sz w:val="21"/>
                <w:szCs w:val="21"/>
                <w:lang w:val="en-GB"/>
              </w:rPr>
              <w:t>-</w:t>
            </w:r>
            <w:r>
              <w:rPr>
                <w:rFonts w:ascii="Times New Roman" w:eastAsia="仿宋_GB2312" w:hAnsi="Times New Roman" w:cs="Times New Roman" w:hint="eastAsia"/>
                <w:color w:val="000000"/>
                <w:sz w:val="21"/>
                <w:szCs w:val="21"/>
                <w:lang w:val="en-GB"/>
              </w:rPr>
              <w:t>本期划入</w:t>
            </w:r>
          </w:p>
        </w:tc>
        <w:tc>
          <w:tcPr>
            <w:tcW w:w="1319" w:type="dxa"/>
            <w:shd w:val="clear" w:color="auto" w:fill="FFFFFF" w:themeFill="background1"/>
            <w:vAlign w:val="bottom"/>
          </w:tcPr>
          <w:p w14:paraId="78AA73ED" w14:textId="77777777" w:rsidR="00DE645E" w:rsidRDefault="008C3ED1">
            <w:pPr>
              <w:spacing w:after="0" w:line="240" w:lineRule="auto"/>
              <w:jc w:val="center"/>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700,000</w:t>
            </w:r>
          </w:p>
        </w:tc>
        <w:tc>
          <w:tcPr>
            <w:tcW w:w="1418" w:type="dxa"/>
            <w:shd w:val="clear" w:color="auto" w:fill="FFFFFF" w:themeFill="background1"/>
            <w:vAlign w:val="bottom"/>
          </w:tcPr>
          <w:p w14:paraId="3E2E5292" w14:textId="77777777" w:rsidR="00DE645E" w:rsidRDefault="008C3ED1">
            <w:pPr>
              <w:spacing w:after="0" w:line="240" w:lineRule="auto"/>
              <w:jc w:val="center"/>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300,000</w:t>
            </w:r>
          </w:p>
        </w:tc>
        <w:tc>
          <w:tcPr>
            <w:tcW w:w="1275" w:type="dxa"/>
            <w:shd w:val="clear" w:color="auto" w:fill="FFFFFF" w:themeFill="background1"/>
            <w:vAlign w:val="bottom"/>
          </w:tcPr>
          <w:p w14:paraId="12226E1A" w14:textId="77777777" w:rsidR="00DE645E" w:rsidRDefault="008C3ED1">
            <w:pPr>
              <w:spacing w:after="0" w:line="240" w:lineRule="auto"/>
              <w:jc w:val="center"/>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300,000</w:t>
            </w:r>
          </w:p>
        </w:tc>
        <w:tc>
          <w:tcPr>
            <w:tcW w:w="2102" w:type="dxa"/>
            <w:shd w:val="clear" w:color="auto" w:fill="FFFFFF" w:themeFill="background1"/>
            <w:vAlign w:val="bottom"/>
          </w:tcPr>
          <w:p w14:paraId="4DE6A4BA" w14:textId="77777777" w:rsidR="00DE645E" w:rsidRDefault="008C3ED1">
            <w:pPr>
              <w:spacing w:after="0" w:line="240" w:lineRule="auto"/>
              <w:rPr>
                <w:rFonts w:ascii="Times New Roman" w:eastAsia="仿宋_GB2312" w:hAnsi="Times New Roman" w:cs="Times New Roman"/>
                <w:color w:val="000000"/>
                <w:sz w:val="21"/>
                <w:szCs w:val="21"/>
                <w:lang w:val="en-GB"/>
              </w:rPr>
            </w:pPr>
            <w:r>
              <w:rPr>
                <w:rFonts w:ascii="Times New Roman" w:eastAsia="仿宋_GB2312" w:hAnsi="Times New Roman" w:cs="Times New Roman"/>
                <w:color w:val="000000"/>
                <w:sz w:val="21"/>
                <w:szCs w:val="21"/>
                <w:lang w:val="en-GB"/>
              </w:rPr>
              <w:t> </w:t>
            </w:r>
          </w:p>
        </w:tc>
      </w:tr>
      <w:tr w:rsidR="00DE645E" w14:paraId="78C92B41" w14:textId="77777777">
        <w:trPr>
          <w:trHeight w:val="230"/>
        </w:trPr>
        <w:tc>
          <w:tcPr>
            <w:tcW w:w="2900" w:type="dxa"/>
            <w:shd w:val="clear" w:color="auto" w:fill="FFFFFF" w:themeFill="background1"/>
            <w:vAlign w:val="center"/>
          </w:tcPr>
          <w:p w14:paraId="4F7D5E5A" w14:textId="77777777" w:rsidR="00DE645E" w:rsidRDefault="008C3ED1">
            <w:pPr>
              <w:spacing w:after="0" w:line="24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自有资金收支</w:t>
            </w:r>
            <w:r>
              <w:rPr>
                <w:rFonts w:ascii="Times New Roman" w:eastAsia="仿宋_GB2312" w:hAnsi="Times New Roman" w:cs="Times New Roman"/>
                <w:color w:val="000000"/>
                <w:sz w:val="21"/>
                <w:szCs w:val="21"/>
                <w:lang w:val="en-GB"/>
              </w:rPr>
              <w:t>-</w:t>
            </w:r>
            <w:r>
              <w:rPr>
                <w:rFonts w:ascii="Times New Roman" w:eastAsia="仿宋_GB2312" w:hAnsi="Times New Roman" w:cs="Times New Roman" w:hint="eastAsia"/>
                <w:color w:val="000000"/>
                <w:sz w:val="21"/>
                <w:szCs w:val="21"/>
                <w:lang w:val="en-GB"/>
              </w:rPr>
              <w:t>增加</w:t>
            </w:r>
            <w:r>
              <w:rPr>
                <w:rFonts w:ascii="Times New Roman" w:eastAsia="仿宋_GB2312" w:hAnsi="Times New Roman" w:cs="Times New Roman"/>
                <w:color w:val="000000"/>
                <w:sz w:val="21"/>
                <w:szCs w:val="21"/>
                <w:lang w:val="en-GB"/>
              </w:rPr>
              <w:t>/</w:t>
            </w:r>
            <w:r>
              <w:rPr>
                <w:rFonts w:ascii="Times New Roman" w:eastAsia="仿宋_GB2312" w:hAnsi="Times New Roman" w:cs="Times New Roman" w:hint="eastAsia"/>
                <w:color w:val="000000"/>
                <w:sz w:val="21"/>
                <w:szCs w:val="21"/>
                <w:lang w:val="en-GB"/>
              </w:rPr>
              <w:t>（减少）</w:t>
            </w:r>
          </w:p>
        </w:tc>
        <w:tc>
          <w:tcPr>
            <w:tcW w:w="1319" w:type="dxa"/>
            <w:shd w:val="clear" w:color="auto" w:fill="FFFFFF" w:themeFill="background1"/>
            <w:vAlign w:val="center"/>
          </w:tcPr>
          <w:p w14:paraId="17999138" w14:textId="77777777" w:rsidR="00DE645E" w:rsidRDefault="008C3ED1">
            <w:pPr>
              <w:spacing w:after="0" w:line="240" w:lineRule="auto"/>
              <w:jc w:val="center"/>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1,000,000</w:t>
            </w:r>
          </w:p>
        </w:tc>
        <w:tc>
          <w:tcPr>
            <w:tcW w:w="1418" w:type="dxa"/>
            <w:shd w:val="clear" w:color="auto" w:fill="FFFFFF" w:themeFill="background1"/>
            <w:vAlign w:val="center"/>
          </w:tcPr>
          <w:p w14:paraId="7964C1BF" w14:textId="77777777" w:rsidR="00DE645E" w:rsidRDefault="008C3ED1">
            <w:pPr>
              <w:spacing w:after="0" w:line="240" w:lineRule="auto"/>
              <w:jc w:val="center"/>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800,000</w:t>
            </w:r>
          </w:p>
        </w:tc>
        <w:tc>
          <w:tcPr>
            <w:tcW w:w="1275" w:type="dxa"/>
            <w:shd w:val="clear" w:color="auto" w:fill="FFFFFF" w:themeFill="background1"/>
            <w:vAlign w:val="center"/>
          </w:tcPr>
          <w:p w14:paraId="2969A344" w14:textId="77777777" w:rsidR="00DE645E" w:rsidRDefault="008C3ED1">
            <w:pPr>
              <w:spacing w:after="0" w:line="240" w:lineRule="auto"/>
              <w:jc w:val="center"/>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(200,000)</w:t>
            </w:r>
          </w:p>
        </w:tc>
        <w:tc>
          <w:tcPr>
            <w:tcW w:w="2102" w:type="dxa"/>
            <w:shd w:val="clear" w:color="auto" w:fill="FFFFFF" w:themeFill="background1"/>
            <w:vAlign w:val="bottom"/>
          </w:tcPr>
          <w:p w14:paraId="54A92A50" w14:textId="77777777" w:rsidR="00DE645E" w:rsidRDefault="008C3ED1">
            <w:pPr>
              <w:spacing w:after="0" w:line="240" w:lineRule="auto"/>
              <w:rPr>
                <w:rFonts w:ascii="Times New Roman" w:eastAsia="仿宋_GB2312" w:hAnsi="Times New Roman" w:cs="Times New Roman"/>
                <w:i/>
                <w:iCs/>
                <w:color w:val="000000"/>
                <w:sz w:val="21"/>
                <w:szCs w:val="21"/>
                <w:lang w:val="en-GB"/>
              </w:rPr>
            </w:pPr>
            <w:r>
              <w:rPr>
                <w:rFonts w:ascii="Times New Roman" w:eastAsia="仿宋_GB2312" w:hAnsi="Times New Roman" w:cs="Times New Roman" w:hint="eastAsia"/>
                <w:i/>
                <w:iCs/>
                <w:color w:val="000000"/>
                <w:sz w:val="21"/>
                <w:szCs w:val="21"/>
                <w:lang w:val="en-GB"/>
              </w:rPr>
              <w:t>假定期</w:t>
            </w:r>
            <w:proofErr w:type="gramStart"/>
            <w:r>
              <w:rPr>
                <w:rFonts w:ascii="Times New Roman" w:eastAsia="仿宋_GB2312" w:hAnsi="Times New Roman" w:cs="Times New Roman" w:hint="eastAsia"/>
                <w:i/>
                <w:iCs/>
                <w:color w:val="000000"/>
                <w:sz w:val="21"/>
                <w:szCs w:val="21"/>
                <w:lang w:val="en-GB"/>
              </w:rPr>
              <w:t>初全部</w:t>
            </w:r>
            <w:proofErr w:type="gramEnd"/>
            <w:r>
              <w:rPr>
                <w:rFonts w:ascii="Times New Roman" w:eastAsia="仿宋_GB2312" w:hAnsi="Times New Roman" w:cs="Times New Roman" w:hint="eastAsia"/>
                <w:i/>
                <w:iCs/>
                <w:color w:val="000000"/>
                <w:sz w:val="21"/>
                <w:szCs w:val="21"/>
                <w:lang w:val="en-GB"/>
              </w:rPr>
              <w:t>账户余额为零</w:t>
            </w:r>
          </w:p>
        </w:tc>
      </w:tr>
      <w:tr w:rsidR="00DE645E" w14:paraId="3131E404" w14:textId="77777777">
        <w:trPr>
          <w:trHeight w:val="230"/>
        </w:trPr>
        <w:tc>
          <w:tcPr>
            <w:tcW w:w="2900" w:type="dxa"/>
            <w:shd w:val="clear" w:color="auto" w:fill="FFFFFF" w:themeFill="background1"/>
            <w:vAlign w:val="bottom"/>
          </w:tcPr>
          <w:p w14:paraId="588D67E7" w14:textId="77777777" w:rsidR="00DE645E" w:rsidRDefault="008C3ED1">
            <w:pPr>
              <w:spacing w:after="0" w:line="240" w:lineRule="auto"/>
              <w:rPr>
                <w:rFonts w:ascii="Times New Roman" w:eastAsia="仿宋_GB2312" w:hAnsi="Times New Roman" w:cs="Times New Roman"/>
                <w:b/>
                <w:bCs/>
                <w:color w:val="000000"/>
                <w:sz w:val="21"/>
                <w:szCs w:val="21"/>
                <w:lang w:val="en-GB"/>
              </w:rPr>
            </w:pPr>
            <w:r>
              <w:rPr>
                <w:rFonts w:ascii="Times New Roman" w:eastAsia="宋体" w:hAnsi="Times New Roman" w:cs="Times New Roman"/>
                <w:b/>
                <w:bCs/>
                <w:color w:val="000000"/>
                <w:sz w:val="21"/>
                <w:szCs w:val="21"/>
                <w:lang w:val="en-GB"/>
              </w:rPr>
              <w:t>20</w:t>
            </w:r>
            <w:r>
              <w:rPr>
                <w:rFonts w:ascii="Times New Roman" w:eastAsia="仿宋_GB2312" w:hAnsi="Times New Roman" w:cs="Times New Roman" w:hint="eastAsia"/>
                <w:b/>
                <w:bCs/>
                <w:color w:val="000000"/>
                <w:sz w:val="21"/>
                <w:szCs w:val="21"/>
                <w:lang w:val="en-GB"/>
              </w:rPr>
              <w:t>××年</w:t>
            </w:r>
            <w:r>
              <w:rPr>
                <w:rFonts w:ascii="Times New Roman" w:eastAsia="宋体" w:hAnsi="Times New Roman" w:cs="Times New Roman"/>
                <w:b/>
                <w:bCs/>
                <w:color w:val="000000"/>
                <w:sz w:val="21"/>
                <w:szCs w:val="21"/>
                <w:lang w:val="en-GB"/>
              </w:rPr>
              <w:t>12</w:t>
            </w:r>
            <w:r>
              <w:rPr>
                <w:rFonts w:ascii="Times New Roman" w:eastAsia="仿宋_GB2312" w:hAnsi="Times New Roman" w:cs="Times New Roman" w:hint="eastAsia"/>
                <w:b/>
                <w:bCs/>
                <w:color w:val="000000"/>
                <w:sz w:val="21"/>
                <w:szCs w:val="21"/>
                <w:lang w:val="en-GB"/>
              </w:rPr>
              <w:t>月</w:t>
            </w:r>
            <w:r>
              <w:rPr>
                <w:rFonts w:ascii="Times New Roman" w:eastAsia="宋体" w:hAnsi="Times New Roman" w:cs="Times New Roman"/>
                <w:b/>
                <w:bCs/>
                <w:color w:val="000000"/>
                <w:sz w:val="21"/>
                <w:szCs w:val="21"/>
                <w:lang w:val="en-GB"/>
              </w:rPr>
              <w:t>31</w:t>
            </w:r>
            <w:r>
              <w:rPr>
                <w:rFonts w:ascii="Times New Roman" w:eastAsia="仿宋_GB2312" w:hAnsi="Times New Roman" w:cs="Times New Roman" w:hint="eastAsia"/>
                <w:b/>
                <w:bCs/>
                <w:color w:val="000000"/>
                <w:sz w:val="21"/>
                <w:szCs w:val="21"/>
                <w:lang w:val="en-GB"/>
              </w:rPr>
              <w:t>日实际余额</w:t>
            </w:r>
          </w:p>
        </w:tc>
        <w:tc>
          <w:tcPr>
            <w:tcW w:w="1319" w:type="dxa"/>
            <w:shd w:val="clear" w:color="auto" w:fill="FFFFFF" w:themeFill="background1"/>
            <w:vAlign w:val="center"/>
          </w:tcPr>
          <w:p w14:paraId="43D7FC88" w14:textId="77777777" w:rsidR="00DE645E" w:rsidRDefault="008C3ED1">
            <w:pPr>
              <w:spacing w:after="0" w:line="240" w:lineRule="auto"/>
              <w:jc w:val="center"/>
              <w:rPr>
                <w:rFonts w:ascii="Times New Roman" w:eastAsia="宋体" w:hAnsi="Times New Roman" w:cs="Times New Roman"/>
                <w:b/>
                <w:bCs/>
                <w:color w:val="000000"/>
                <w:sz w:val="21"/>
                <w:szCs w:val="21"/>
                <w:lang w:val="en-GB"/>
              </w:rPr>
            </w:pPr>
            <w:r>
              <w:rPr>
                <w:rFonts w:ascii="Times New Roman" w:eastAsia="宋体" w:hAnsi="Times New Roman" w:cs="Times New Roman"/>
                <w:b/>
                <w:bCs/>
                <w:color w:val="000000"/>
                <w:sz w:val="21"/>
                <w:szCs w:val="21"/>
                <w:lang w:val="en-GB"/>
              </w:rPr>
              <w:t>1,500,000</w:t>
            </w:r>
          </w:p>
        </w:tc>
        <w:tc>
          <w:tcPr>
            <w:tcW w:w="1418" w:type="dxa"/>
            <w:shd w:val="clear" w:color="auto" w:fill="FFFFFF" w:themeFill="background1"/>
            <w:vAlign w:val="center"/>
          </w:tcPr>
          <w:p w14:paraId="4FFFD1A9" w14:textId="77777777" w:rsidR="00DE645E" w:rsidRDefault="008C3ED1">
            <w:pPr>
              <w:spacing w:after="0" w:line="240" w:lineRule="auto"/>
              <w:jc w:val="center"/>
              <w:rPr>
                <w:rFonts w:ascii="Times New Roman" w:eastAsia="宋体" w:hAnsi="Times New Roman" w:cs="Times New Roman"/>
                <w:b/>
                <w:bCs/>
                <w:color w:val="000000"/>
                <w:sz w:val="21"/>
                <w:szCs w:val="21"/>
                <w:lang w:val="en-GB"/>
              </w:rPr>
            </w:pPr>
            <w:r>
              <w:rPr>
                <w:rFonts w:ascii="Times New Roman" w:eastAsia="宋体" w:hAnsi="Times New Roman" w:cs="Times New Roman"/>
                <w:b/>
                <w:bCs/>
                <w:color w:val="000000"/>
                <w:sz w:val="21"/>
                <w:szCs w:val="21"/>
                <w:lang w:val="en-GB"/>
              </w:rPr>
              <w:t>100,000</w:t>
            </w:r>
          </w:p>
        </w:tc>
        <w:tc>
          <w:tcPr>
            <w:tcW w:w="1275" w:type="dxa"/>
            <w:shd w:val="clear" w:color="auto" w:fill="FFFFFF" w:themeFill="background1"/>
            <w:vAlign w:val="bottom"/>
          </w:tcPr>
          <w:p w14:paraId="241B1B96" w14:textId="77777777" w:rsidR="00DE645E" w:rsidRDefault="008C3ED1">
            <w:pPr>
              <w:spacing w:after="0" w:line="240" w:lineRule="auto"/>
              <w:jc w:val="center"/>
              <w:rPr>
                <w:rFonts w:ascii="Times New Roman" w:eastAsia="仿宋_GB2312" w:hAnsi="Times New Roman" w:cs="Times New Roman"/>
                <w:b/>
                <w:bCs/>
                <w:color w:val="000000"/>
                <w:sz w:val="21"/>
                <w:szCs w:val="21"/>
                <w:lang w:val="en-GB"/>
              </w:rPr>
            </w:pPr>
            <w:r>
              <w:rPr>
                <w:rFonts w:ascii="Times New Roman" w:eastAsia="仿宋_GB2312" w:hAnsi="Times New Roman" w:cs="Times New Roman"/>
                <w:b/>
                <w:bCs/>
                <w:color w:val="000000"/>
                <w:sz w:val="21"/>
                <w:szCs w:val="21"/>
                <w:lang w:val="en-GB"/>
              </w:rPr>
              <w:t>-</w:t>
            </w:r>
          </w:p>
        </w:tc>
        <w:tc>
          <w:tcPr>
            <w:tcW w:w="2102" w:type="dxa"/>
            <w:shd w:val="clear" w:color="auto" w:fill="FFFFFF" w:themeFill="background1"/>
            <w:vAlign w:val="bottom"/>
          </w:tcPr>
          <w:p w14:paraId="3EFDFF24" w14:textId="77777777" w:rsidR="00DE645E" w:rsidRDefault="00DE645E">
            <w:pPr>
              <w:spacing w:after="0" w:line="240" w:lineRule="auto"/>
              <w:rPr>
                <w:rFonts w:ascii="Times New Roman" w:eastAsia="仿宋_GB2312" w:hAnsi="Times New Roman" w:cs="Times New Roman"/>
                <w:i/>
                <w:iCs/>
                <w:color w:val="000000"/>
                <w:sz w:val="21"/>
                <w:szCs w:val="21"/>
                <w:lang w:val="en-GB"/>
              </w:rPr>
            </w:pPr>
          </w:p>
        </w:tc>
      </w:tr>
    </w:tbl>
    <w:p w14:paraId="6205426C" w14:textId="77777777" w:rsidR="00DE645E" w:rsidRDefault="008C3ED1">
      <w:pPr>
        <w:spacing w:after="0" w:line="600" w:lineRule="exact"/>
        <w:ind w:firstLineChars="200" w:firstLine="640"/>
        <w:rPr>
          <w:rFonts w:ascii="Times New Roman" w:eastAsia="仿宋_GB2312" w:hAnsi="Times New Roman" w:cs="Times New Roman"/>
          <w:sz w:val="32"/>
          <w:szCs w:val="32"/>
          <w:lang w:val="en-GB"/>
        </w:rPr>
      </w:pPr>
      <w:r>
        <w:rPr>
          <w:rFonts w:ascii="Times New Roman" w:eastAsia="仿宋_GB2312" w:hAnsi="Times New Roman" w:cs="Times New Roman"/>
          <w:sz w:val="32"/>
          <w:szCs w:val="32"/>
          <w:lang w:val="en-GB"/>
        </w:rPr>
        <w:t>3</w:t>
      </w:r>
      <w:r>
        <w:rPr>
          <w:rFonts w:ascii="Times New Roman" w:eastAsia="仿宋_GB2312" w:hAnsi="Times New Roman" w:cs="Times New Roman" w:hint="eastAsia"/>
          <w:sz w:val="32"/>
          <w:szCs w:val="32"/>
          <w:lang w:val="en-GB"/>
        </w:rPr>
        <w:t>.</w:t>
      </w:r>
      <w:r>
        <w:rPr>
          <w:rFonts w:ascii="Times New Roman" w:eastAsia="仿宋_GB2312" w:hAnsi="Times New Roman" w:cs="Times New Roman" w:hint="eastAsia"/>
          <w:sz w:val="32"/>
          <w:szCs w:val="32"/>
          <w:lang w:val="en-GB"/>
        </w:rPr>
        <w:t>假定</w:t>
      </w:r>
      <w:r>
        <w:rPr>
          <w:rFonts w:ascii="Times New Roman" w:eastAsia="仿宋_GB2312" w:hAnsi="Times New Roman" w:cs="Times New Roman"/>
          <w:sz w:val="32"/>
          <w:szCs w:val="32"/>
          <w:lang w:val="en-GB"/>
        </w:rPr>
        <w:t>M1</w:t>
      </w:r>
      <w:r>
        <w:rPr>
          <w:rFonts w:ascii="Times New Roman" w:eastAsia="仿宋_GB2312" w:hAnsi="Times New Roman" w:cs="Times New Roman" w:hint="eastAsia"/>
          <w:sz w:val="32"/>
          <w:szCs w:val="32"/>
          <w:lang w:val="en-GB"/>
        </w:rPr>
        <w:t>会计师事务所受聘执行</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集团</w:t>
      </w:r>
      <w:r>
        <w:rPr>
          <w:rFonts w:ascii="Times New Roman" w:eastAsia="宋体" w:hAnsi="Times New Roman" w:cs="Times New Roman"/>
          <w:sz w:val="32"/>
          <w:szCs w:val="32"/>
          <w:lang w:val="en-GB"/>
        </w:rPr>
        <w:t>20</w:t>
      </w:r>
      <w:r>
        <w:rPr>
          <w:rFonts w:ascii="Times New Roman" w:eastAsia="仿宋_GB2312" w:hAnsi="Times New Roman" w:cs="Times New Roman" w:hint="eastAsia"/>
          <w:sz w:val="32"/>
          <w:szCs w:val="32"/>
          <w:lang w:val="en-GB"/>
        </w:rPr>
        <w:t>××年度集团审计，其中母公司</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由</w:t>
      </w:r>
      <w:r>
        <w:rPr>
          <w:rFonts w:ascii="Times New Roman" w:eastAsia="仿宋_GB2312" w:hAnsi="Times New Roman" w:cs="Times New Roman"/>
          <w:sz w:val="32"/>
          <w:szCs w:val="32"/>
          <w:lang w:val="en-GB"/>
        </w:rPr>
        <w:t>M</w:t>
      </w:r>
      <w:r>
        <w:rPr>
          <w:rFonts w:ascii="Times New Roman" w:eastAsia="宋体" w:hAnsi="Times New Roman" w:cs="Times New Roman"/>
          <w:sz w:val="32"/>
          <w:szCs w:val="32"/>
          <w:lang w:val="en-GB"/>
        </w:rPr>
        <w:t>1</w:t>
      </w:r>
      <w:r>
        <w:rPr>
          <w:rFonts w:ascii="Times New Roman" w:eastAsia="仿宋_GB2312" w:hAnsi="Times New Roman" w:cs="Times New Roman" w:hint="eastAsia"/>
          <w:sz w:val="32"/>
          <w:szCs w:val="32"/>
          <w:lang w:val="en-GB"/>
        </w:rPr>
        <w:t>会计师事务所集团项目</w:t>
      </w:r>
      <w:proofErr w:type="gramStart"/>
      <w:r>
        <w:rPr>
          <w:rFonts w:ascii="Times New Roman" w:eastAsia="仿宋_GB2312" w:hAnsi="Times New Roman" w:cs="Times New Roman" w:hint="eastAsia"/>
          <w:sz w:val="32"/>
          <w:szCs w:val="32"/>
          <w:lang w:val="en-GB"/>
        </w:rPr>
        <w:t>组亲自</w:t>
      </w:r>
      <w:proofErr w:type="gramEnd"/>
      <w:r>
        <w:rPr>
          <w:rFonts w:ascii="Times New Roman" w:eastAsia="仿宋_GB2312" w:hAnsi="Times New Roman" w:cs="Times New Roman" w:hint="eastAsia"/>
          <w:sz w:val="32"/>
          <w:szCs w:val="32"/>
          <w:lang w:val="en-GB"/>
        </w:rPr>
        <w:t>审计，</w:t>
      </w:r>
      <w:r>
        <w:rPr>
          <w:rFonts w:ascii="Times New Roman" w:eastAsia="仿宋_GB2312" w:hAnsi="Times New Roman" w:cs="Times New Roman"/>
          <w:sz w:val="32"/>
          <w:szCs w:val="32"/>
          <w:lang w:val="en-GB"/>
        </w:rPr>
        <w:t>M</w:t>
      </w:r>
      <w:r>
        <w:rPr>
          <w:rFonts w:ascii="Times New Roman" w:eastAsia="宋体" w:hAnsi="Times New Roman" w:cs="Times New Roman"/>
          <w:sz w:val="32"/>
          <w:szCs w:val="32"/>
          <w:lang w:val="en-GB"/>
        </w:rPr>
        <w:t>2</w:t>
      </w:r>
      <w:r>
        <w:rPr>
          <w:rFonts w:ascii="Times New Roman" w:eastAsia="仿宋_GB2312" w:hAnsi="Times New Roman" w:cs="Times New Roman" w:hint="eastAsia"/>
          <w:sz w:val="32"/>
          <w:szCs w:val="32"/>
          <w:lang w:val="en-GB"/>
        </w:rPr>
        <w:t>会计师事务所为组成部分注册会计师，基于集团审计目的对子公司</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及其下属分支机构</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实施审计的同时执行对子公司</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及其下属分支机构</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的法定审计业务，</w:t>
      </w:r>
      <w:r>
        <w:rPr>
          <w:rFonts w:ascii="Times New Roman" w:eastAsia="仿宋_GB2312" w:hAnsi="Times New Roman" w:cs="Times New Roman"/>
          <w:sz w:val="32"/>
          <w:szCs w:val="32"/>
          <w:lang w:val="en-GB"/>
        </w:rPr>
        <w:t>M</w:t>
      </w:r>
      <w:r>
        <w:rPr>
          <w:rFonts w:ascii="Times New Roman" w:eastAsia="宋体" w:hAnsi="Times New Roman" w:cs="Times New Roman"/>
          <w:sz w:val="32"/>
          <w:szCs w:val="32"/>
          <w:lang w:val="en-GB"/>
        </w:rPr>
        <w:t>1</w:t>
      </w:r>
      <w:r>
        <w:rPr>
          <w:rFonts w:ascii="Times New Roman" w:eastAsia="仿宋_GB2312" w:hAnsi="Times New Roman" w:cs="Times New Roman" w:hint="eastAsia"/>
          <w:sz w:val="32"/>
          <w:szCs w:val="32"/>
          <w:lang w:val="en-GB"/>
        </w:rPr>
        <w:t>会计师事务所利用</w:t>
      </w:r>
      <w:r>
        <w:rPr>
          <w:rFonts w:ascii="Times New Roman" w:eastAsia="仿宋_GB2312" w:hAnsi="Times New Roman" w:cs="Times New Roman"/>
          <w:sz w:val="32"/>
          <w:szCs w:val="32"/>
          <w:lang w:val="en-GB"/>
        </w:rPr>
        <w:t>M</w:t>
      </w:r>
      <w:r>
        <w:rPr>
          <w:rFonts w:ascii="Times New Roman" w:eastAsia="宋体" w:hAnsi="Times New Roman" w:cs="Times New Roman"/>
          <w:sz w:val="32"/>
          <w:szCs w:val="32"/>
          <w:lang w:val="en-GB"/>
        </w:rPr>
        <w:t>2</w:t>
      </w:r>
      <w:r>
        <w:rPr>
          <w:rFonts w:ascii="Times New Roman" w:eastAsia="仿宋_GB2312" w:hAnsi="Times New Roman" w:cs="Times New Roman" w:hint="eastAsia"/>
          <w:sz w:val="32"/>
          <w:szCs w:val="32"/>
          <w:lang w:val="en-GB"/>
        </w:rPr>
        <w:t>会计师事务所的工作获取形成集团审计意见所需的审计证据，并对</w:t>
      </w:r>
      <w:r>
        <w:rPr>
          <w:rFonts w:ascii="Times New Roman" w:eastAsia="仿宋_GB2312" w:hAnsi="Times New Roman" w:cs="Times New Roman"/>
          <w:sz w:val="32"/>
          <w:szCs w:val="32"/>
          <w:lang w:val="en-GB"/>
        </w:rPr>
        <w:t>M</w:t>
      </w:r>
      <w:r>
        <w:rPr>
          <w:rFonts w:ascii="Times New Roman" w:eastAsia="宋体" w:hAnsi="Times New Roman" w:cs="Times New Roman"/>
          <w:sz w:val="32"/>
          <w:szCs w:val="32"/>
          <w:lang w:val="en-GB"/>
        </w:rPr>
        <w:t>2</w:t>
      </w:r>
      <w:r>
        <w:rPr>
          <w:rFonts w:ascii="Times New Roman" w:eastAsia="仿宋_GB2312" w:hAnsi="Times New Roman" w:cs="Times New Roman" w:hint="eastAsia"/>
          <w:sz w:val="32"/>
          <w:szCs w:val="32"/>
          <w:lang w:val="en-GB"/>
        </w:rPr>
        <w:t>会计师事务所的工作进行复核。</w:t>
      </w:r>
    </w:p>
    <w:p w14:paraId="7ED20252" w14:textId="77777777" w:rsidR="00DE645E" w:rsidRDefault="008C3ED1">
      <w:pPr>
        <w:spacing w:after="0" w:line="600" w:lineRule="exact"/>
        <w:ind w:firstLineChars="200" w:firstLine="640"/>
        <w:rPr>
          <w:rFonts w:ascii="黑体" w:eastAsia="黑体" w:hAnsi="黑体" w:cs="Times New Roman"/>
          <w:sz w:val="32"/>
          <w:szCs w:val="32"/>
          <w:lang w:val="en-GB"/>
        </w:rPr>
      </w:pPr>
      <w:r>
        <w:rPr>
          <w:rFonts w:ascii="黑体" w:eastAsia="黑体" w:hAnsi="黑体" w:cs="Times New Roman" w:hint="eastAsia"/>
          <w:sz w:val="32"/>
          <w:szCs w:val="32"/>
          <w:lang w:val="en-GB"/>
        </w:rPr>
        <w:t>二、</w:t>
      </w:r>
      <w:proofErr w:type="gramStart"/>
      <w:r>
        <w:rPr>
          <w:rFonts w:ascii="黑体" w:eastAsia="黑体" w:hAnsi="黑体" w:cs="Times New Roman" w:hint="eastAsia"/>
          <w:sz w:val="32"/>
          <w:szCs w:val="32"/>
          <w:lang w:val="en-GB"/>
        </w:rPr>
        <w:t>函证方式</w:t>
      </w:r>
      <w:proofErr w:type="gramEnd"/>
    </w:p>
    <w:p w14:paraId="59B002DE" w14:textId="77777777" w:rsidR="00DE645E" w:rsidRDefault="008C3ED1">
      <w:pPr>
        <w:spacing w:after="0" w:line="600" w:lineRule="exact"/>
        <w:ind w:firstLineChars="200" w:firstLine="640"/>
        <w:rPr>
          <w:rFonts w:ascii="Times New Roman" w:eastAsia="仿宋_GB2312" w:hAnsi="Times New Roman" w:cs="Times New Roman"/>
          <w:b/>
          <w:sz w:val="32"/>
          <w:szCs w:val="32"/>
          <w:lang w:val="en-GB"/>
        </w:rPr>
      </w:pPr>
      <w:r>
        <w:rPr>
          <w:rFonts w:ascii="Times New Roman" w:eastAsia="仿宋_GB2312" w:hAnsi="Times New Roman" w:cs="Times New Roman" w:hint="eastAsia"/>
          <w:b/>
          <w:sz w:val="32"/>
          <w:szCs w:val="32"/>
          <w:lang w:val="en-GB"/>
        </w:rPr>
        <w:t>（一）针对主账户：</w:t>
      </w:r>
      <w:r>
        <w:rPr>
          <w:rFonts w:ascii="Times New Roman" w:eastAsia="仿宋_GB2312" w:hAnsi="Times New Roman" w:cs="Times New Roman"/>
          <w:b/>
          <w:sz w:val="32"/>
          <w:szCs w:val="32"/>
          <w:lang w:val="en-GB"/>
        </w:rPr>
        <w:t>M</w:t>
      </w:r>
      <w:r>
        <w:rPr>
          <w:rFonts w:ascii="Times New Roman" w:eastAsia="宋体" w:hAnsi="Times New Roman" w:cs="Times New Roman"/>
          <w:b/>
          <w:sz w:val="32"/>
          <w:szCs w:val="32"/>
          <w:lang w:val="en-GB"/>
        </w:rPr>
        <w:t>1</w:t>
      </w:r>
      <w:r>
        <w:rPr>
          <w:rFonts w:ascii="Times New Roman" w:eastAsia="仿宋_GB2312" w:hAnsi="Times New Roman" w:cs="Times New Roman" w:hint="eastAsia"/>
          <w:b/>
          <w:sz w:val="32"/>
          <w:szCs w:val="32"/>
          <w:lang w:val="en-GB"/>
        </w:rPr>
        <w:t>会计师事务所对</w:t>
      </w:r>
      <w:r>
        <w:rPr>
          <w:rFonts w:ascii="Times New Roman" w:eastAsia="仿宋_GB2312" w:hAnsi="Times New Roman" w:cs="Times New Roman"/>
          <w:b/>
          <w:sz w:val="32"/>
          <w:szCs w:val="32"/>
          <w:lang w:val="en-GB"/>
        </w:rPr>
        <w:t>X</w:t>
      </w:r>
      <w:r>
        <w:rPr>
          <w:rFonts w:ascii="Times New Roman" w:eastAsia="仿宋_GB2312" w:hAnsi="Times New Roman" w:cs="Times New Roman" w:hint="eastAsia"/>
          <w:b/>
          <w:sz w:val="32"/>
          <w:szCs w:val="32"/>
          <w:lang w:val="en-GB"/>
        </w:rPr>
        <w:t>集团母公司（即</w:t>
      </w:r>
      <w:r>
        <w:rPr>
          <w:rFonts w:ascii="Times New Roman" w:eastAsia="仿宋_GB2312" w:hAnsi="Times New Roman" w:cs="Times New Roman"/>
          <w:b/>
          <w:sz w:val="32"/>
          <w:szCs w:val="32"/>
          <w:lang w:val="en-GB"/>
        </w:rPr>
        <w:t>X</w:t>
      </w:r>
      <w:r>
        <w:rPr>
          <w:rFonts w:ascii="Times New Roman" w:eastAsia="仿宋_GB2312" w:hAnsi="Times New Roman" w:cs="Times New Roman" w:hint="eastAsia"/>
          <w:b/>
          <w:sz w:val="32"/>
          <w:szCs w:val="32"/>
          <w:lang w:val="en-GB"/>
        </w:rPr>
        <w:t>公司）主账户</w:t>
      </w:r>
      <w:r>
        <w:rPr>
          <w:rFonts w:ascii="Times New Roman" w:eastAsia="宋体" w:hAnsi="Times New Roman" w:cs="Times New Roman"/>
          <w:b/>
          <w:sz w:val="32"/>
          <w:szCs w:val="32"/>
          <w:lang w:val="en-GB"/>
        </w:rPr>
        <w:t>001</w:t>
      </w:r>
      <w:r>
        <w:rPr>
          <w:rFonts w:ascii="Times New Roman" w:eastAsia="仿宋_GB2312" w:hAnsi="Times New Roman" w:cs="Times New Roman" w:hint="eastAsia"/>
          <w:b/>
          <w:sz w:val="32"/>
          <w:szCs w:val="32"/>
          <w:lang w:val="en-GB"/>
        </w:rPr>
        <w:t>账户的资金归集信息进行函证。</w:t>
      </w:r>
    </w:p>
    <w:p w14:paraId="506ADAE2" w14:textId="77777777" w:rsidR="00DE645E" w:rsidRDefault="008C3ED1">
      <w:pPr>
        <w:spacing w:after="0" w:line="24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2E5C00F2"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lastRenderedPageBreak/>
        <w:t>1</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银行存款</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8"/>
        <w:gridCol w:w="547"/>
        <w:gridCol w:w="438"/>
        <w:gridCol w:w="438"/>
        <w:gridCol w:w="1120"/>
        <w:gridCol w:w="1099"/>
        <w:gridCol w:w="974"/>
        <w:gridCol w:w="687"/>
        <w:gridCol w:w="438"/>
        <w:gridCol w:w="1062"/>
        <w:gridCol w:w="1281"/>
      </w:tblGrid>
      <w:tr w:rsidR="00DE645E" w14:paraId="44ADA265" w14:textId="77777777">
        <w:trPr>
          <w:tblHeader/>
          <w:jc w:val="center"/>
        </w:trPr>
        <w:tc>
          <w:tcPr>
            <w:tcW w:w="437" w:type="dxa"/>
            <w:vAlign w:val="center"/>
          </w:tcPr>
          <w:p w14:paraId="1A9D0C86"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账户</w:t>
            </w:r>
          </w:p>
          <w:p w14:paraId="15F62488"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名称</w:t>
            </w:r>
          </w:p>
        </w:tc>
        <w:tc>
          <w:tcPr>
            <w:tcW w:w="546" w:type="dxa"/>
            <w:vAlign w:val="center"/>
          </w:tcPr>
          <w:p w14:paraId="1EE4438F"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银行</w:t>
            </w:r>
          </w:p>
          <w:p w14:paraId="360089BC"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账号</w:t>
            </w:r>
          </w:p>
        </w:tc>
        <w:tc>
          <w:tcPr>
            <w:tcW w:w="437" w:type="dxa"/>
            <w:vAlign w:val="center"/>
          </w:tcPr>
          <w:p w14:paraId="4DB0C165"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币种</w:t>
            </w:r>
          </w:p>
        </w:tc>
        <w:tc>
          <w:tcPr>
            <w:tcW w:w="437" w:type="dxa"/>
            <w:vAlign w:val="center"/>
          </w:tcPr>
          <w:p w14:paraId="10F82034"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利率</w:t>
            </w:r>
          </w:p>
        </w:tc>
        <w:tc>
          <w:tcPr>
            <w:tcW w:w="1117" w:type="dxa"/>
            <w:vAlign w:val="center"/>
          </w:tcPr>
          <w:p w14:paraId="19F81C92"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账户类型</w:t>
            </w:r>
          </w:p>
        </w:tc>
        <w:tc>
          <w:tcPr>
            <w:tcW w:w="1096" w:type="dxa"/>
            <w:vAlign w:val="center"/>
          </w:tcPr>
          <w:p w14:paraId="5E6CD0EC"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账户余额</w:t>
            </w:r>
          </w:p>
        </w:tc>
        <w:tc>
          <w:tcPr>
            <w:tcW w:w="971" w:type="dxa"/>
            <w:vAlign w:val="center"/>
          </w:tcPr>
          <w:p w14:paraId="0F97DD4E"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是否属于资金归集（资金池或其他资金管理）账户</w:t>
            </w:r>
          </w:p>
        </w:tc>
        <w:tc>
          <w:tcPr>
            <w:tcW w:w="685" w:type="dxa"/>
            <w:vAlign w:val="center"/>
          </w:tcPr>
          <w:p w14:paraId="5011BE92"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起始日期</w:t>
            </w:r>
          </w:p>
        </w:tc>
        <w:tc>
          <w:tcPr>
            <w:tcW w:w="437" w:type="dxa"/>
            <w:vAlign w:val="center"/>
          </w:tcPr>
          <w:p w14:paraId="53C8BA95"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终止日期</w:t>
            </w:r>
          </w:p>
        </w:tc>
        <w:tc>
          <w:tcPr>
            <w:tcW w:w="1059" w:type="dxa"/>
            <w:vAlign w:val="center"/>
          </w:tcPr>
          <w:p w14:paraId="56AAD446"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是否存在冻结、担保或其他使用限制</w:t>
            </w:r>
          </w:p>
          <w:p w14:paraId="729E5BB7"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（如是，请注明相关情形）</w:t>
            </w:r>
          </w:p>
        </w:tc>
        <w:tc>
          <w:tcPr>
            <w:tcW w:w="1278" w:type="dxa"/>
            <w:vAlign w:val="center"/>
          </w:tcPr>
          <w:p w14:paraId="403176F6"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备注</w:t>
            </w:r>
          </w:p>
        </w:tc>
      </w:tr>
      <w:tr w:rsidR="00DE645E" w14:paraId="62047859" w14:textId="77777777">
        <w:trPr>
          <w:jc w:val="center"/>
        </w:trPr>
        <w:tc>
          <w:tcPr>
            <w:tcW w:w="437" w:type="dxa"/>
            <w:vAlign w:val="center"/>
          </w:tcPr>
          <w:p w14:paraId="543BCD2A" w14:textId="77777777" w:rsidR="00DE645E" w:rsidRDefault="008C3ED1">
            <w:pPr>
              <w:pStyle w:val="a5"/>
              <w:spacing w:after="0" w:line="360" w:lineRule="auto"/>
              <w:jc w:val="both"/>
              <w:rPr>
                <w:rFonts w:ascii="Times New Roman" w:eastAsia="仿宋_GB2312" w:hAnsi="Times New Roman" w:cs="Times New Roman"/>
                <w:sz w:val="21"/>
                <w:szCs w:val="21"/>
                <w:lang w:val="en-GB"/>
              </w:rPr>
            </w:pPr>
            <w:r>
              <w:rPr>
                <w:rFonts w:ascii="Times New Roman" w:eastAsia="仿宋_GB2312" w:hAnsi="Times New Roman" w:cs="Times New Roman"/>
                <w:sz w:val="21"/>
                <w:szCs w:val="21"/>
              </w:rPr>
              <w:t>X</w:t>
            </w:r>
            <w:r>
              <w:rPr>
                <w:rFonts w:ascii="Times New Roman" w:eastAsia="仿宋_GB2312" w:hAnsi="Times New Roman" w:cs="Times New Roman" w:hint="eastAsia"/>
                <w:sz w:val="21"/>
                <w:szCs w:val="21"/>
                <w:lang w:val="en-GB"/>
              </w:rPr>
              <w:t>公司</w:t>
            </w:r>
          </w:p>
        </w:tc>
        <w:tc>
          <w:tcPr>
            <w:tcW w:w="546" w:type="dxa"/>
            <w:vAlign w:val="center"/>
          </w:tcPr>
          <w:p w14:paraId="153AA13F" w14:textId="77777777" w:rsidR="00DE645E" w:rsidRDefault="008C3ED1">
            <w:pPr>
              <w:pStyle w:val="a5"/>
              <w:spacing w:after="0" w:line="360" w:lineRule="auto"/>
              <w:jc w:val="both"/>
              <w:rPr>
                <w:rFonts w:ascii="Times New Roman" w:eastAsia="仿宋_GB2312" w:hAnsi="Times New Roman" w:cs="Times New Roman"/>
                <w:sz w:val="21"/>
                <w:szCs w:val="21"/>
              </w:rPr>
            </w:pPr>
            <w:r>
              <w:rPr>
                <w:rFonts w:ascii="Times New Roman" w:eastAsia="宋体" w:hAnsi="Times New Roman" w:cs="Times New Roman"/>
                <w:sz w:val="21"/>
                <w:szCs w:val="21"/>
              </w:rPr>
              <w:t>001</w:t>
            </w:r>
          </w:p>
        </w:tc>
        <w:tc>
          <w:tcPr>
            <w:tcW w:w="437" w:type="dxa"/>
            <w:vAlign w:val="center"/>
          </w:tcPr>
          <w:p w14:paraId="0548B153" w14:textId="77777777" w:rsidR="00DE645E" w:rsidRDefault="008C3ED1">
            <w:pPr>
              <w:pStyle w:val="a5"/>
              <w:spacing w:after="0" w:line="360" w:lineRule="auto"/>
              <w:jc w:val="both"/>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人民币</w:t>
            </w:r>
          </w:p>
        </w:tc>
        <w:tc>
          <w:tcPr>
            <w:tcW w:w="437" w:type="dxa"/>
            <w:vAlign w:val="center"/>
          </w:tcPr>
          <w:p w14:paraId="50C782E9" w14:textId="77777777" w:rsidR="00DE645E" w:rsidRDefault="008C3ED1">
            <w:pPr>
              <w:pStyle w:val="a5"/>
              <w:spacing w:after="0" w:line="360" w:lineRule="auto"/>
              <w:jc w:val="both"/>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活期</w:t>
            </w:r>
          </w:p>
        </w:tc>
        <w:tc>
          <w:tcPr>
            <w:tcW w:w="1117" w:type="dxa"/>
            <w:vAlign w:val="center"/>
          </w:tcPr>
          <w:p w14:paraId="10F6029C" w14:textId="77777777" w:rsidR="00DE645E" w:rsidRDefault="008C3ED1">
            <w:pPr>
              <w:pStyle w:val="a5"/>
              <w:spacing w:after="0" w:line="360" w:lineRule="auto"/>
              <w:jc w:val="both"/>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专用存款账户（资金</w:t>
            </w:r>
            <w:proofErr w:type="gramStart"/>
            <w:r>
              <w:rPr>
                <w:rFonts w:ascii="Times New Roman" w:eastAsia="仿宋_GB2312" w:hAnsi="Times New Roman" w:cs="Times New Roman" w:hint="eastAsia"/>
                <w:sz w:val="21"/>
                <w:szCs w:val="21"/>
              </w:rPr>
              <w:t>归集主</w:t>
            </w:r>
            <w:proofErr w:type="gramEnd"/>
            <w:r>
              <w:rPr>
                <w:rFonts w:ascii="Times New Roman" w:eastAsia="仿宋_GB2312" w:hAnsi="Times New Roman" w:cs="Times New Roman" w:hint="eastAsia"/>
                <w:sz w:val="21"/>
                <w:szCs w:val="21"/>
              </w:rPr>
              <w:t>账户）</w:t>
            </w:r>
          </w:p>
        </w:tc>
        <w:tc>
          <w:tcPr>
            <w:tcW w:w="1096" w:type="dxa"/>
            <w:vAlign w:val="center"/>
          </w:tcPr>
          <w:p w14:paraId="48CEC59B" w14:textId="77777777" w:rsidR="00DE645E" w:rsidRDefault="008C3ED1">
            <w:pPr>
              <w:pStyle w:val="a5"/>
              <w:spacing w:after="0" w:line="360" w:lineRule="auto"/>
              <w:jc w:val="both"/>
              <w:rPr>
                <w:rFonts w:ascii="Times New Roman" w:eastAsia="仿宋_GB2312" w:hAnsi="Times New Roman" w:cs="Times New Roman"/>
                <w:sz w:val="21"/>
                <w:szCs w:val="21"/>
              </w:rPr>
            </w:pPr>
            <w:r>
              <w:rPr>
                <w:rFonts w:ascii="Times New Roman" w:eastAsia="宋体" w:hAnsi="Times New Roman" w:cs="Times New Roman"/>
                <w:sz w:val="21"/>
                <w:szCs w:val="21"/>
              </w:rPr>
              <w:t>1,500,000</w:t>
            </w:r>
          </w:p>
        </w:tc>
        <w:tc>
          <w:tcPr>
            <w:tcW w:w="971" w:type="dxa"/>
            <w:vAlign w:val="center"/>
          </w:tcPr>
          <w:p w14:paraId="3F7FA838" w14:textId="77777777" w:rsidR="00DE645E" w:rsidRDefault="008C3ED1">
            <w:pPr>
              <w:pStyle w:val="a5"/>
              <w:spacing w:after="0" w:line="360" w:lineRule="auto"/>
              <w:jc w:val="both"/>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是</w:t>
            </w:r>
          </w:p>
        </w:tc>
        <w:tc>
          <w:tcPr>
            <w:tcW w:w="685" w:type="dxa"/>
            <w:vAlign w:val="center"/>
          </w:tcPr>
          <w:p w14:paraId="1F654F2D" w14:textId="77777777" w:rsidR="00DE645E" w:rsidRDefault="008C3ED1">
            <w:pPr>
              <w:pStyle w:val="a5"/>
              <w:spacing w:after="0" w:line="360" w:lineRule="auto"/>
              <w:jc w:val="both"/>
              <w:rPr>
                <w:rFonts w:ascii="Times New Roman" w:eastAsia="仿宋_GB2312" w:hAnsi="Times New Roman" w:cs="Times New Roman"/>
                <w:sz w:val="21"/>
                <w:szCs w:val="21"/>
              </w:rPr>
            </w:pPr>
            <w:r>
              <w:rPr>
                <w:rFonts w:ascii="Times New Roman" w:eastAsia="宋体" w:hAnsi="Times New Roman" w:cs="Times New Roman"/>
                <w:sz w:val="21"/>
                <w:szCs w:val="21"/>
              </w:rPr>
              <w:t>20</w:t>
            </w:r>
            <w:r>
              <w:rPr>
                <w:rFonts w:ascii="Times New Roman" w:eastAsia="仿宋_GB2312" w:hAnsi="Times New Roman" w:cs="Times New Roman" w:hint="eastAsia"/>
                <w:sz w:val="21"/>
                <w:szCs w:val="21"/>
              </w:rPr>
              <w:t>××年</w:t>
            </w:r>
            <w:r>
              <w:rPr>
                <w:rFonts w:ascii="Times New Roman" w:eastAsia="仿宋_GB2312" w:hAnsi="Times New Roman" w:cs="Times New Roman"/>
                <w:sz w:val="21"/>
                <w:szCs w:val="21"/>
              </w:rPr>
              <w:t>1</w:t>
            </w:r>
            <w:r>
              <w:rPr>
                <w:rFonts w:ascii="Times New Roman" w:eastAsia="仿宋_GB2312" w:hAnsi="Times New Roman" w:cs="Times New Roman" w:hint="eastAsia"/>
                <w:sz w:val="21"/>
                <w:szCs w:val="21"/>
              </w:rPr>
              <w:t>月</w:t>
            </w:r>
            <w:r>
              <w:rPr>
                <w:rFonts w:ascii="Times New Roman" w:eastAsia="仿宋_GB2312" w:hAnsi="Times New Roman" w:cs="Times New Roman"/>
                <w:sz w:val="21"/>
                <w:szCs w:val="21"/>
              </w:rPr>
              <w:t>1</w:t>
            </w:r>
            <w:r>
              <w:rPr>
                <w:rFonts w:ascii="Times New Roman" w:eastAsia="仿宋_GB2312" w:hAnsi="Times New Roman" w:cs="Times New Roman" w:hint="eastAsia"/>
                <w:sz w:val="21"/>
                <w:szCs w:val="21"/>
              </w:rPr>
              <w:t>日</w:t>
            </w:r>
          </w:p>
        </w:tc>
        <w:tc>
          <w:tcPr>
            <w:tcW w:w="437" w:type="dxa"/>
            <w:vAlign w:val="center"/>
          </w:tcPr>
          <w:p w14:paraId="0C9B3B3B" w14:textId="77777777" w:rsidR="00DE645E" w:rsidRDefault="008C3ED1">
            <w:pPr>
              <w:pStyle w:val="a5"/>
              <w:spacing w:after="0" w:line="360" w:lineRule="auto"/>
              <w:jc w:val="both"/>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无</w:t>
            </w:r>
          </w:p>
        </w:tc>
        <w:tc>
          <w:tcPr>
            <w:tcW w:w="1059" w:type="dxa"/>
            <w:vAlign w:val="center"/>
          </w:tcPr>
          <w:p w14:paraId="3A3BFDA8" w14:textId="77777777" w:rsidR="00DE645E" w:rsidRDefault="008C3ED1">
            <w:pPr>
              <w:pStyle w:val="a5"/>
              <w:spacing w:after="0" w:line="360" w:lineRule="auto"/>
              <w:jc w:val="both"/>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否</w:t>
            </w:r>
          </w:p>
        </w:tc>
        <w:tc>
          <w:tcPr>
            <w:tcW w:w="1278" w:type="dxa"/>
            <w:vAlign w:val="center"/>
          </w:tcPr>
          <w:p w14:paraId="2A7EEADA" w14:textId="77777777" w:rsidR="00DE645E" w:rsidRDefault="008C3ED1">
            <w:pPr>
              <w:pStyle w:val="a5"/>
              <w:spacing w:after="0" w:line="360" w:lineRule="auto"/>
              <w:jc w:val="both"/>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按照资金归集协议，账户余额以实际余额方式呈现</w:t>
            </w:r>
          </w:p>
        </w:tc>
      </w:tr>
    </w:tbl>
    <w:p w14:paraId="6089CF4A" w14:textId="77777777" w:rsidR="00DE645E" w:rsidRDefault="008C3ED1">
      <w:pPr>
        <w:pStyle w:val="a5"/>
        <w:spacing w:after="0" w:line="360" w:lineRule="auto"/>
        <w:ind w:firstLineChars="200" w:firstLine="420"/>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除上述列示的银行存款（包括余额为零的存款账户）外，本公司并无在贵行的其他存款。</w:t>
      </w:r>
    </w:p>
    <w:p w14:paraId="21E2255F" w14:textId="77777777" w:rsidR="00DE645E" w:rsidRDefault="00DE645E">
      <w:pPr>
        <w:spacing w:after="0" w:line="360" w:lineRule="auto"/>
        <w:rPr>
          <w:rFonts w:ascii="Times New Roman" w:eastAsia="仿宋_GB2312" w:hAnsi="Times New Roman" w:cs="Times New Roman"/>
          <w:kern w:val="2"/>
          <w:sz w:val="21"/>
          <w:szCs w:val="21"/>
        </w:rPr>
      </w:pPr>
    </w:p>
    <w:p w14:paraId="7BC07F08"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2</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附表：资金归集（资金池或其他资金管理）账户具体信息</w:t>
      </w:r>
    </w:p>
    <w:tbl>
      <w:tblPr>
        <w:tblStyle w:val="af7"/>
        <w:tblW w:w="8522" w:type="dxa"/>
        <w:jc w:val="center"/>
        <w:tblLayout w:type="fixed"/>
        <w:tblLook w:val="04A0" w:firstRow="1" w:lastRow="0" w:firstColumn="1" w:lastColumn="0" w:noHBand="0" w:noVBand="1"/>
      </w:tblPr>
      <w:tblGrid>
        <w:gridCol w:w="577"/>
        <w:gridCol w:w="1137"/>
        <w:gridCol w:w="939"/>
        <w:gridCol w:w="1174"/>
        <w:gridCol w:w="823"/>
        <w:gridCol w:w="995"/>
        <w:gridCol w:w="2038"/>
        <w:gridCol w:w="839"/>
      </w:tblGrid>
      <w:tr w:rsidR="00DE645E" w14:paraId="089DDFC7" w14:textId="77777777">
        <w:trPr>
          <w:jc w:val="center"/>
        </w:trPr>
        <w:tc>
          <w:tcPr>
            <w:tcW w:w="561" w:type="dxa"/>
            <w:vAlign w:val="center"/>
          </w:tcPr>
          <w:p w14:paraId="22D647B9"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序号</w:t>
            </w:r>
          </w:p>
        </w:tc>
        <w:tc>
          <w:tcPr>
            <w:tcW w:w="1107" w:type="dxa"/>
            <w:vAlign w:val="center"/>
          </w:tcPr>
          <w:p w14:paraId="118A5AC1"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资金提供机构名称</w:t>
            </w:r>
            <w:r>
              <w:rPr>
                <w:rFonts w:ascii="Times New Roman" w:eastAsia="仿宋_GB2312" w:hAnsi="Times New Roman" w:cs="Times New Roman"/>
                <w:color w:val="000000"/>
                <w:sz w:val="21"/>
                <w:szCs w:val="21"/>
                <w:lang w:val="en-GB"/>
              </w:rPr>
              <w:br/>
            </w:r>
            <w:r>
              <w:rPr>
                <w:rFonts w:ascii="Times New Roman" w:eastAsia="仿宋_GB2312" w:hAnsi="Times New Roman" w:cs="Times New Roman" w:hint="eastAsia"/>
                <w:color w:val="000000"/>
                <w:sz w:val="21"/>
                <w:szCs w:val="21"/>
                <w:lang w:val="en-GB"/>
              </w:rPr>
              <w:t>（即拨入资金的具体机构）</w:t>
            </w:r>
          </w:p>
        </w:tc>
        <w:tc>
          <w:tcPr>
            <w:tcW w:w="914" w:type="dxa"/>
            <w:vAlign w:val="center"/>
          </w:tcPr>
          <w:p w14:paraId="03C849BA"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资金提供机构账号</w:t>
            </w:r>
          </w:p>
        </w:tc>
        <w:tc>
          <w:tcPr>
            <w:tcW w:w="1143" w:type="dxa"/>
            <w:vAlign w:val="center"/>
          </w:tcPr>
          <w:p w14:paraId="35C10D1C"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资金使用机构名称</w:t>
            </w:r>
            <w:r>
              <w:rPr>
                <w:rFonts w:ascii="Times New Roman" w:eastAsia="仿宋_GB2312" w:hAnsi="Times New Roman" w:cs="Times New Roman"/>
                <w:color w:val="000000"/>
                <w:sz w:val="21"/>
                <w:szCs w:val="21"/>
                <w:lang w:val="en-GB"/>
              </w:rPr>
              <w:br/>
            </w:r>
            <w:r>
              <w:rPr>
                <w:rFonts w:ascii="Times New Roman" w:eastAsia="仿宋_GB2312" w:hAnsi="Times New Roman" w:cs="Times New Roman" w:hint="eastAsia"/>
                <w:color w:val="000000"/>
                <w:sz w:val="21"/>
                <w:szCs w:val="21"/>
                <w:lang w:val="en-GB"/>
              </w:rPr>
              <w:t>（即向该具体机构拨出资金）</w:t>
            </w:r>
          </w:p>
        </w:tc>
        <w:tc>
          <w:tcPr>
            <w:tcW w:w="801" w:type="dxa"/>
            <w:vAlign w:val="center"/>
          </w:tcPr>
          <w:p w14:paraId="4A20A8EA"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资金使用机构账号</w:t>
            </w:r>
          </w:p>
        </w:tc>
        <w:tc>
          <w:tcPr>
            <w:tcW w:w="969" w:type="dxa"/>
            <w:vAlign w:val="center"/>
          </w:tcPr>
          <w:p w14:paraId="61FCE642"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币种</w:t>
            </w:r>
          </w:p>
        </w:tc>
        <w:tc>
          <w:tcPr>
            <w:tcW w:w="1984" w:type="dxa"/>
            <w:vAlign w:val="center"/>
          </w:tcPr>
          <w:p w14:paraId="3E1A563B"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proofErr w:type="gramStart"/>
            <w:r>
              <w:rPr>
                <w:rFonts w:ascii="Times New Roman" w:eastAsia="仿宋_GB2312" w:hAnsi="Times New Roman" w:cs="Times New Roman" w:hint="eastAsia"/>
                <w:color w:val="000000"/>
                <w:sz w:val="21"/>
                <w:szCs w:val="21"/>
                <w:lang w:val="en-GB"/>
              </w:rPr>
              <w:t>截至函证基准</w:t>
            </w:r>
            <w:proofErr w:type="gramEnd"/>
            <w:r>
              <w:rPr>
                <w:rFonts w:ascii="Times New Roman" w:eastAsia="仿宋_GB2312" w:hAnsi="Times New Roman" w:cs="Times New Roman" w:hint="eastAsia"/>
                <w:color w:val="000000"/>
                <w:sz w:val="21"/>
                <w:szCs w:val="21"/>
                <w:lang w:val="en-GB"/>
              </w:rPr>
              <w:t>日拨入或拨出资金余额</w:t>
            </w:r>
            <w:r>
              <w:rPr>
                <w:rFonts w:ascii="Times New Roman" w:eastAsia="仿宋_GB2312" w:hAnsi="Times New Roman" w:cs="Times New Roman"/>
                <w:color w:val="000000"/>
                <w:sz w:val="21"/>
                <w:szCs w:val="21"/>
                <w:lang w:val="en-GB"/>
              </w:rPr>
              <w:br/>
            </w:r>
            <w:r>
              <w:rPr>
                <w:rFonts w:ascii="Times New Roman" w:eastAsia="仿宋_GB2312" w:hAnsi="Times New Roman" w:cs="Times New Roman" w:hint="eastAsia"/>
                <w:color w:val="000000"/>
                <w:sz w:val="21"/>
                <w:szCs w:val="21"/>
                <w:lang w:val="en-GB"/>
              </w:rPr>
              <w:t>（拨出填列正数，拨入填列负数）</w:t>
            </w:r>
          </w:p>
        </w:tc>
        <w:tc>
          <w:tcPr>
            <w:tcW w:w="817" w:type="dxa"/>
            <w:vAlign w:val="center"/>
          </w:tcPr>
          <w:p w14:paraId="136AF0A0"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备注</w:t>
            </w:r>
          </w:p>
        </w:tc>
      </w:tr>
      <w:tr w:rsidR="00DE645E" w14:paraId="7A37254D" w14:textId="77777777">
        <w:trPr>
          <w:jc w:val="center"/>
        </w:trPr>
        <w:tc>
          <w:tcPr>
            <w:tcW w:w="561" w:type="dxa"/>
          </w:tcPr>
          <w:p w14:paraId="2B9E8ADE" w14:textId="77777777" w:rsidR="00DE645E" w:rsidRDefault="008C3ED1">
            <w:pPr>
              <w:spacing w:after="0" w:line="360" w:lineRule="auto"/>
              <w:rPr>
                <w:rFonts w:ascii="Times New Roman" w:eastAsia="仿宋_GB2312" w:hAnsi="Times New Roman" w:cs="Times New Roman"/>
                <w:color w:val="000000"/>
                <w:sz w:val="21"/>
                <w:szCs w:val="21"/>
                <w:lang w:val="en-GB"/>
              </w:rPr>
            </w:pPr>
            <w:r>
              <w:rPr>
                <w:rFonts w:ascii="Times New Roman" w:eastAsia="宋体" w:hAnsi="Times New Roman" w:cs="Times New Roman"/>
                <w:color w:val="000000"/>
                <w:sz w:val="21"/>
                <w:szCs w:val="21"/>
                <w:lang w:val="en-GB"/>
              </w:rPr>
              <w:t>1</w:t>
            </w:r>
          </w:p>
        </w:tc>
        <w:tc>
          <w:tcPr>
            <w:tcW w:w="1107" w:type="dxa"/>
          </w:tcPr>
          <w:p w14:paraId="7C423B9D"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子公司</w:t>
            </w:r>
            <w:r>
              <w:rPr>
                <w:rFonts w:ascii="Times New Roman" w:eastAsia="仿宋_GB2312" w:hAnsi="Times New Roman" w:cs="Times New Roman"/>
                <w:sz w:val="21"/>
                <w:szCs w:val="21"/>
              </w:rPr>
              <w:t>B</w:t>
            </w:r>
          </w:p>
        </w:tc>
        <w:tc>
          <w:tcPr>
            <w:tcW w:w="914" w:type="dxa"/>
          </w:tcPr>
          <w:p w14:paraId="13F5F57E"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宋体" w:hAnsi="Times New Roman" w:cs="Times New Roman"/>
                <w:color w:val="000000"/>
                <w:sz w:val="21"/>
                <w:szCs w:val="21"/>
                <w:lang w:val="en-GB"/>
              </w:rPr>
              <w:t>020</w:t>
            </w:r>
          </w:p>
        </w:tc>
        <w:tc>
          <w:tcPr>
            <w:tcW w:w="1143" w:type="dxa"/>
          </w:tcPr>
          <w:p w14:paraId="5DD79533"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仿宋_GB2312" w:hAnsi="Times New Roman" w:cs="Times New Roman"/>
                <w:noProof/>
                <w:sz w:val="21"/>
                <w:szCs w:val="21"/>
              </w:rPr>
              <w:drawing>
                <wp:inline distT="0" distB="0" distL="0" distR="0" wp14:anchorId="077C9564" wp14:editId="517BD406">
                  <wp:extent cx="15875" cy="15875"/>
                  <wp:effectExtent l="0" t="0" r="0" b="0"/>
                  <wp:docPr id="1" name="图片 4"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cid:_Foxmail.1@752c7e8a-18e1-276e-cd8c-a99c1141dafc"/>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r>
              <w:rPr>
                <w:rFonts w:ascii="Times New Roman" w:eastAsia="仿宋_GB2312" w:hAnsi="Times New Roman" w:cs="Times New Roman" w:hint="eastAsia"/>
                <w:sz w:val="21"/>
                <w:szCs w:val="21"/>
              </w:rPr>
              <w:t>母公司</w:t>
            </w:r>
            <w:r>
              <w:rPr>
                <w:rFonts w:ascii="Times New Roman" w:eastAsia="仿宋_GB2312" w:hAnsi="Times New Roman" w:cs="Times New Roman"/>
                <w:sz w:val="21"/>
                <w:szCs w:val="21"/>
              </w:rPr>
              <w:t>X</w:t>
            </w:r>
          </w:p>
        </w:tc>
        <w:tc>
          <w:tcPr>
            <w:tcW w:w="801" w:type="dxa"/>
          </w:tcPr>
          <w:p w14:paraId="3283A8BC"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宋体" w:hAnsi="Times New Roman" w:cs="Times New Roman"/>
                <w:color w:val="000000"/>
                <w:sz w:val="21"/>
                <w:szCs w:val="21"/>
                <w:lang w:val="en-GB"/>
              </w:rPr>
              <w:t>001</w:t>
            </w:r>
          </w:p>
        </w:tc>
        <w:tc>
          <w:tcPr>
            <w:tcW w:w="969" w:type="dxa"/>
          </w:tcPr>
          <w:p w14:paraId="7FECFAA7"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人民币</w:t>
            </w:r>
          </w:p>
        </w:tc>
        <w:tc>
          <w:tcPr>
            <w:tcW w:w="1984" w:type="dxa"/>
          </w:tcPr>
          <w:p w14:paraId="4158C803" w14:textId="77777777" w:rsidR="00DE645E" w:rsidRDefault="008C3ED1">
            <w:pPr>
              <w:spacing w:after="0" w:line="360" w:lineRule="auto"/>
              <w:jc w:val="center"/>
              <w:rPr>
                <w:rFonts w:ascii="Times New Roman" w:eastAsia="仿宋_GB2312" w:hAnsi="Times New Roman" w:cs="Times New Roman"/>
                <w:sz w:val="21"/>
                <w:szCs w:val="21"/>
              </w:rPr>
            </w:pPr>
            <w:r>
              <w:rPr>
                <w:rFonts w:ascii="Times New Roman" w:eastAsia="宋体" w:hAnsi="Times New Roman" w:cs="Times New Roman"/>
                <w:color w:val="000000"/>
                <w:sz w:val="21"/>
                <w:szCs w:val="21"/>
                <w:lang w:val="en-GB"/>
              </w:rPr>
              <w:t>-500,000</w:t>
            </w:r>
          </w:p>
        </w:tc>
        <w:tc>
          <w:tcPr>
            <w:tcW w:w="817" w:type="dxa"/>
          </w:tcPr>
          <w:p w14:paraId="05FDF1F0" w14:textId="77777777" w:rsidR="00DE645E" w:rsidRDefault="008C3ED1">
            <w:pPr>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无</w:t>
            </w:r>
          </w:p>
        </w:tc>
      </w:tr>
    </w:tbl>
    <w:p w14:paraId="309F061E" w14:textId="77777777" w:rsidR="00DE645E" w:rsidRDefault="008C3ED1">
      <w:pPr>
        <w:spacing w:after="160" w:line="600" w:lineRule="exact"/>
        <w:ind w:firstLine="561"/>
        <w:rPr>
          <w:rFonts w:ascii="Times New Roman" w:eastAsia="仿宋_GB2312" w:hAnsi="Times New Roman" w:cs="Times New Roman"/>
          <w:sz w:val="32"/>
          <w:szCs w:val="32"/>
          <w:lang w:val="en-GB"/>
        </w:rPr>
      </w:pPr>
      <w:r>
        <w:rPr>
          <w:rFonts w:ascii="Times New Roman" w:eastAsia="仿宋_GB2312" w:hAnsi="Times New Roman" w:cs="Times New Roman" w:hint="eastAsia"/>
          <w:sz w:val="32"/>
          <w:szCs w:val="32"/>
          <w:lang w:val="en-GB"/>
        </w:rPr>
        <w:lastRenderedPageBreak/>
        <w:t>（注：本案例假定</w:t>
      </w:r>
      <w:r>
        <w:rPr>
          <w:rFonts w:ascii="Times New Roman" w:eastAsia="仿宋_GB2312" w:hAnsi="Times New Roman" w:cs="Times New Roman"/>
          <w:sz w:val="32"/>
          <w:szCs w:val="32"/>
          <w:lang w:val="en-GB"/>
        </w:rPr>
        <w:t>M1</w:t>
      </w:r>
      <w:r>
        <w:rPr>
          <w:rFonts w:ascii="Times New Roman" w:eastAsia="仿宋_GB2312" w:hAnsi="Times New Roman" w:cs="Times New Roman" w:hint="eastAsia"/>
          <w:sz w:val="32"/>
          <w:szCs w:val="32"/>
          <w:lang w:val="en-GB"/>
        </w:rPr>
        <w:t>会计师事务所利用</w:t>
      </w:r>
      <w:r>
        <w:rPr>
          <w:rFonts w:ascii="Times New Roman" w:eastAsia="仿宋_GB2312" w:hAnsi="Times New Roman" w:cs="Times New Roman"/>
          <w:sz w:val="32"/>
          <w:szCs w:val="32"/>
          <w:lang w:val="en-GB"/>
        </w:rPr>
        <w:t>M2</w:t>
      </w:r>
      <w:r>
        <w:rPr>
          <w:rFonts w:ascii="Times New Roman" w:eastAsia="仿宋_GB2312" w:hAnsi="Times New Roman" w:cs="Times New Roman" w:hint="eastAsia"/>
          <w:sz w:val="32"/>
          <w:szCs w:val="32"/>
          <w:lang w:val="en-GB"/>
        </w:rPr>
        <w:t>会计师事务所的集团审计工作而不同时执行子公司</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及其下属分支机构</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的审计，因此</w:t>
      </w:r>
      <w:r>
        <w:rPr>
          <w:rFonts w:ascii="Times New Roman" w:eastAsia="仿宋_GB2312" w:hAnsi="Times New Roman" w:cs="Times New Roman"/>
          <w:sz w:val="32"/>
          <w:szCs w:val="32"/>
          <w:lang w:val="en-GB"/>
        </w:rPr>
        <w:t>M</w:t>
      </w:r>
      <w:r>
        <w:rPr>
          <w:rFonts w:ascii="Times New Roman" w:eastAsia="宋体" w:hAnsi="Times New Roman" w:cs="Times New Roman"/>
          <w:sz w:val="32"/>
          <w:szCs w:val="32"/>
          <w:lang w:val="en-GB"/>
        </w:rPr>
        <w:t>1</w:t>
      </w:r>
      <w:r>
        <w:rPr>
          <w:rFonts w:ascii="Times New Roman" w:eastAsia="仿宋_GB2312" w:hAnsi="Times New Roman" w:cs="Times New Roman" w:hint="eastAsia"/>
          <w:sz w:val="32"/>
          <w:szCs w:val="32"/>
          <w:lang w:val="en-GB"/>
        </w:rPr>
        <w:t>事务所对</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集团母公司（即</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公司）主账户</w:t>
      </w:r>
      <w:r>
        <w:rPr>
          <w:rFonts w:ascii="Times New Roman" w:eastAsia="宋体" w:hAnsi="Times New Roman" w:cs="Times New Roman"/>
          <w:sz w:val="32"/>
          <w:szCs w:val="32"/>
          <w:lang w:val="en-GB"/>
        </w:rPr>
        <w:t>001</w:t>
      </w:r>
      <w:proofErr w:type="gramStart"/>
      <w:r>
        <w:rPr>
          <w:rFonts w:ascii="Times New Roman" w:eastAsia="仿宋_GB2312" w:hAnsi="Times New Roman" w:cs="Times New Roman" w:hint="eastAsia"/>
          <w:sz w:val="32"/>
          <w:szCs w:val="32"/>
          <w:lang w:val="en-GB"/>
        </w:rPr>
        <w:t>账户函证时</w:t>
      </w:r>
      <w:proofErr w:type="gramEnd"/>
      <w:r>
        <w:rPr>
          <w:rFonts w:ascii="Times New Roman" w:eastAsia="仿宋_GB2312" w:hAnsi="Times New Roman" w:cs="Times New Roman" w:hint="eastAsia"/>
          <w:sz w:val="32"/>
          <w:szCs w:val="32"/>
          <w:lang w:val="en-GB"/>
        </w:rPr>
        <w:t>，附表中未选择</w:t>
      </w:r>
      <w:proofErr w:type="gramStart"/>
      <w:r>
        <w:rPr>
          <w:rFonts w:ascii="Times New Roman" w:eastAsia="仿宋_GB2312" w:hAnsi="Times New Roman" w:cs="Times New Roman" w:hint="eastAsia"/>
          <w:sz w:val="32"/>
          <w:szCs w:val="32"/>
          <w:lang w:val="en-GB"/>
        </w:rPr>
        <w:t>进一步函证分支</w:t>
      </w:r>
      <w:proofErr w:type="gramEnd"/>
      <w:r>
        <w:rPr>
          <w:rFonts w:ascii="Times New Roman" w:eastAsia="仿宋_GB2312" w:hAnsi="Times New Roman" w:cs="Times New Roman" w:hint="eastAsia"/>
          <w:sz w:val="32"/>
          <w:szCs w:val="32"/>
          <w:lang w:val="en-GB"/>
        </w:rPr>
        <w:t>机构</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通过子公司</w:t>
      </w:r>
      <w:r>
        <w:rPr>
          <w:rFonts w:ascii="Times New Roman" w:eastAsia="仿宋_GB2312" w:hAnsi="Times New Roman" w:cs="Times New Roman"/>
          <w:sz w:val="32"/>
          <w:szCs w:val="32"/>
          <w:lang w:val="en-GB"/>
        </w:rPr>
        <w:t>B</w:t>
      </w:r>
      <w:proofErr w:type="gramStart"/>
      <w:r>
        <w:rPr>
          <w:rFonts w:ascii="Times New Roman" w:eastAsia="仿宋_GB2312" w:hAnsi="Times New Roman" w:cs="Times New Roman" w:hint="eastAsia"/>
          <w:sz w:val="32"/>
          <w:szCs w:val="32"/>
          <w:lang w:val="en-GB"/>
        </w:rPr>
        <w:t>归集至主账户</w:t>
      </w:r>
      <w:proofErr w:type="gramEnd"/>
      <w:r>
        <w:rPr>
          <w:rFonts w:ascii="Times New Roman" w:eastAsia="仿宋_GB2312" w:hAnsi="Times New Roman" w:cs="Times New Roman" w:hint="eastAsia"/>
          <w:sz w:val="32"/>
          <w:szCs w:val="32"/>
          <w:lang w:val="en-GB"/>
        </w:rPr>
        <w:t>的余额信息。如果</w:t>
      </w:r>
      <w:r>
        <w:rPr>
          <w:rFonts w:ascii="Times New Roman" w:eastAsia="仿宋_GB2312" w:hAnsi="Times New Roman" w:cs="Times New Roman"/>
          <w:sz w:val="32"/>
          <w:szCs w:val="32"/>
          <w:lang w:val="en-GB"/>
        </w:rPr>
        <w:t>M1</w:t>
      </w:r>
      <w:r>
        <w:rPr>
          <w:rFonts w:ascii="Times New Roman" w:eastAsia="仿宋_GB2312" w:hAnsi="Times New Roman" w:cs="Times New Roman" w:hint="eastAsia"/>
          <w:sz w:val="32"/>
          <w:szCs w:val="32"/>
          <w:lang w:val="en-GB"/>
        </w:rPr>
        <w:t>会计师事务所同时执行</w:t>
      </w:r>
      <w:r>
        <w:rPr>
          <w:rFonts w:ascii="Times New Roman" w:eastAsia="仿宋_GB2312" w:hAnsi="Times New Roman" w:cs="Times New Roman"/>
          <w:sz w:val="32"/>
          <w:szCs w:val="32"/>
          <w:lang w:val="en-GB"/>
        </w:rPr>
        <w:t>X</w:t>
      </w:r>
      <w:r>
        <w:rPr>
          <w:rFonts w:ascii="Times New Roman" w:eastAsia="仿宋_GB2312" w:hAnsi="Times New Roman" w:cs="Times New Roman" w:hint="eastAsia"/>
          <w:sz w:val="32"/>
          <w:szCs w:val="32"/>
          <w:lang w:val="en-GB"/>
        </w:rPr>
        <w:t>集团各层级子公司及分支机构的审计，可以选择在上述主账户</w:t>
      </w:r>
      <w:proofErr w:type="gramStart"/>
      <w:r>
        <w:rPr>
          <w:rFonts w:ascii="Times New Roman" w:eastAsia="仿宋_GB2312" w:hAnsi="Times New Roman" w:cs="Times New Roman" w:hint="eastAsia"/>
          <w:sz w:val="32"/>
          <w:szCs w:val="32"/>
          <w:lang w:val="en-GB"/>
        </w:rPr>
        <w:t>银行函证附表</w:t>
      </w:r>
      <w:proofErr w:type="gramEnd"/>
      <w:r>
        <w:rPr>
          <w:rFonts w:ascii="Times New Roman" w:eastAsia="仿宋_GB2312" w:hAnsi="Times New Roman" w:cs="Times New Roman" w:hint="eastAsia"/>
          <w:sz w:val="32"/>
          <w:szCs w:val="32"/>
          <w:lang w:val="en-GB"/>
        </w:rPr>
        <w:t>中</w:t>
      </w:r>
      <w:proofErr w:type="gramStart"/>
      <w:r>
        <w:rPr>
          <w:rFonts w:ascii="Times New Roman" w:eastAsia="仿宋_GB2312" w:hAnsi="Times New Roman" w:cs="Times New Roman" w:hint="eastAsia"/>
          <w:sz w:val="32"/>
          <w:szCs w:val="32"/>
          <w:lang w:val="en-GB"/>
        </w:rPr>
        <w:t>一并函证各</w:t>
      </w:r>
      <w:proofErr w:type="gramEnd"/>
      <w:r>
        <w:rPr>
          <w:rFonts w:ascii="Times New Roman" w:eastAsia="仿宋_GB2312" w:hAnsi="Times New Roman" w:cs="Times New Roman" w:hint="eastAsia"/>
          <w:sz w:val="32"/>
          <w:szCs w:val="32"/>
          <w:lang w:val="en-GB"/>
        </w:rPr>
        <w:t>层级的归集信息）。</w:t>
      </w:r>
    </w:p>
    <w:p w14:paraId="5FBA6C36" w14:textId="77777777" w:rsidR="00DE645E" w:rsidRDefault="008C3ED1">
      <w:pPr>
        <w:spacing w:after="0" w:line="600" w:lineRule="exact"/>
        <w:ind w:firstLine="561"/>
        <w:rPr>
          <w:rFonts w:ascii="Times New Roman" w:eastAsia="仿宋_GB2312" w:hAnsi="Times New Roman" w:cs="Times New Roman"/>
          <w:kern w:val="2"/>
          <w:sz w:val="21"/>
          <w:szCs w:val="21"/>
        </w:rPr>
      </w:pPr>
      <w:r>
        <w:rPr>
          <w:rFonts w:ascii="Times New Roman" w:eastAsia="仿宋_GB2312" w:hAnsi="Times New Roman" w:cs="Times New Roman" w:hint="eastAsia"/>
          <w:b/>
          <w:sz w:val="32"/>
          <w:szCs w:val="32"/>
          <w:lang w:val="en-GB"/>
        </w:rPr>
        <w:t>（二）针对二级账户：</w:t>
      </w:r>
      <w:r>
        <w:rPr>
          <w:rFonts w:ascii="Times New Roman" w:eastAsia="仿宋_GB2312" w:hAnsi="Times New Roman" w:cs="Times New Roman"/>
          <w:b/>
          <w:sz w:val="32"/>
          <w:szCs w:val="32"/>
          <w:lang w:val="en-GB"/>
        </w:rPr>
        <w:t>M</w:t>
      </w:r>
      <w:r>
        <w:rPr>
          <w:rFonts w:ascii="Times New Roman" w:eastAsia="宋体" w:hAnsi="Times New Roman" w:cs="Times New Roman"/>
          <w:b/>
          <w:sz w:val="32"/>
          <w:szCs w:val="32"/>
          <w:lang w:val="en-GB"/>
        </w:rPr>
        <w:t>2</w:t>
      </w:r>
      <w:r>
        <w:rPr>
          <w:rFonts w:ascii="Times New Roman" w:eastAsia="仿宋_GB2312" w:hAnsi="Times New Roman" w:cs="Times New Roman" w:hint="eastAsia"/>
          <w:b/>
          <w:sz w:val="32"/>
          <w:szCs w:val="32"/>
          <w:lang w:val="en-GB"/>
        </w:rPr>
        <w:t>会计师事务所执行</w:t>
      </w:r>
      <w:r>
        <w:rPr>
          <w:rFonts w:ascii="Times New Roman" w:eastAsia="仿宋_GB2312" w:hAnsi="Times New Roman" w:cs="Times New Roman"/>
          <w:b/>
          <w:sz w:val="32"/>
          <w:szCs w:val="32"/>
          <w:lang w:val="en-GB"/>
        </w:rPr>
        <w:t>B</w:t>
      </w:r>
      <w:r>
        <w:rPr>
          <w:rFonts w:ascii="Times New Roman" w:eastAsia="仿宋_GB2312" w:hAnsi="Times New Roman" w:cs="Times New Roman" w:hint="eastAsia"/>
          <w:b/>
          <w:sz w:val="32"/>
          <w:szCs w:val="32"/>
          <w:lang w:val="en-GB"/>
        </w:rPr>
        <w:t>公司法定审计和担任集团审计的组成部分注册会计师，</w:t>
      </w:r>
      <w:proofErr w:type="gramStart"/>
      <w:r>
        <w:rPr>
          <w:rFonts w:ascii="Times New Roman" w:eastAsia="仿宋_GB2312" w:hAnsi="Times New Roman" w:cs="Times New Roman" w:hint="eastAsia"/>
          <w:b/>
          <w:sz w:val="32"/>
          <w:szCs w:val="32"/>
          <w:lang w:val="en-GB"/>
        </w:rPr>
        <w:t>函证</w:t>
      </w:r>
      <w:proofErr w:type="gramEnd"/>
      <w:r>
        <w:rPr>
          <w:rFonts w:ascii="Times New Roman" w:eastAsia="仿宋_GB2312" w:hAnsi="Times New Roman" w:cs="Times New Roman"/>
          <w:b/>
          <w:sz w:val="32"/>
          <w:szCs w:val="32"/>
          <w:lang w:val="en-GB"/>
        </w:rPr>
        <w:t>B</w:t>
      </w:r>
      <w:r>
        <w:rPr>
          <w:rFonts w:ascii="Times New Roman" w:eastAsia="仿宋_GB2312" w:hAnsi="Times New Roman" w:cs="Times New Roman" w:hint="eastAsia"/>
          <w:b/>
          <w:sz w:val="32"/>
          <w:szCs w:val="32"/>
          <w:lang w:val="en-GB"/>
        </w:rPr>
        <w:t>公司的二级账户</w:t>
      </w:r>
      <w:r>
        <w:rPr>
          <w:rFonts w:ascii="Times New Roman" w:eastAsia="宋体" w:hAnsi="Times New Roman" w:cs="Times New Roman"/>
          <w:b/>
          <w:sz w:val="32"/>
          <w:szCs w:val="32"/>
          <w:lang w:val="en-GB"/>
        </w:rPr>
        <w:t>020</w:t>
      </w:r>
      <w:r>
        <w:rPr>
          <w:rFonts w:ascii="Times New Roman" w:eastAsia="仿宋_GB2312" w:hAnsi="Times New Roman" w:cs="Times New Roman" w:hint="eastAsia"/>
          <w:b/>
          <w:sz w:val="32"/>
          <w:szCs w:val="32"/>
          <w:lang w:val="en-GB"/>
        </w:rPr>
        <w:t>账户的上下资金归集信息。</w:t>
      </w:r>
    </w:p>
    <w:p w14:paraId="0DD6401E"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t>1</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银行存款</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
        <w:gridCol w:w="559"/>
        <w:gridCol w:w="490"/>
        <w:gridCol w:w="464"/>
        <w:gridCol w:w="1085"/>
        <w:gridCol w:w="709"/>
        <w:gridCol w:w="992"/>
        <w:gridCol w:w="709"/>
        <w:gridCol w:w="709"/>
        <w:gridCol w:w="1134"/>
        <w:gridCol w:w="1184"/>
      </w:tblGrid>
      <w:tr w:rsidR="00DE645E" w14:paraId="1FFAEEDF" w14:textId="77777777">
        <w:trPr>
          <w:cantSplit/>
          <w:jc w:val="center"/>
        </w:trPr>
        <w:tc>
          <w:tcPr>
            <w:tcW w:w="487" w:type="dxa"/>
            <w:vAlign w:val="center"/>
          </w:tcPr>
          <w:p w14:paraId="6F6672F9"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账户</w:t>
            </w:r>
          </w:p>
          <w:p w14:paraId="48559D83"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名称</w:t>
            </w:r>
          </w:p>
        </w:tc>
        <w:tc>
          <w:tcPr>
            <w:tcW w:w="559" w:type="dxa"/>
            <w:vAlign w:val="center"/>
          </w:tcPr>
          <w:p w14:paraId="17888987"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银行</w:t>
            </w:r>
          </w:p>
          <w:p w14:paraId="6C10B8D6"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账号</w:t>
            </w:r>
          </w:p>
        </w:tc>
        <w:tc>
          <w:tcPr>
            <w:tcW w:w="490" w:type="dxa"/>
            <w:vAlign w:val="center"/>
          </w:tcPr>
          <w:p w14:paraId="588FDDCE"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币种</w:t>
            </w:r>
          </w:p>
        </w:tc>
        <w:tc>
          <w:tcPr>
            <w:tcW w:w="464" w:type="dxa"/>
            <w:vAlign w:val="center"/>
          </w:tcPr>
          <w:p w14:paraId="223D0F9D"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利率</w:t>
            </w:r>
          </w:p>
        </w:tc>
        <w:tc>
          <w:tcPr>
            <w:tcW w:w="1085" w:type="dxa"/>
            <w:vAlign w:val="center"/>
          </w:tcPr>
          <w:p w14:paraId="1B8CC378"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账户类型</w:t>
            </w:r>
          </w:p>
        </w:tc>
        <w:tc>
          <w:tcPr>
            <w:tcW w:w="709" w:type="dxa"/>
            <w:vAlign w:val="center"/>
          </w:tcPr>
          <w:p w14:paraId="02338660"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账户余额</w:t>
            </w:r>
          </w:p>
        </w:tc>
        <w:tc>
          <w:tcPr>
            <w:tcW w:w="992" w:type="dxa"/>
            <w:vAlign w:val="center"/>
          </w:tcPr>
          <w:p w14:paraId="0DB6B1B2"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是否属于资金归集（资金池或其他资金管理）账户</w:t>
            </w:r>
          </w:p>
        </w:tc>
        <w:tc>
          <w:tcPr>
            <w:tcW w:w="709" w:type="dxa"/>
            <w:vAlign w:val="center"/>
          </w:tcPr>
          <w:p w14:paraId="34CBC293"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起始日期</w:t>
            </w:r>
          </w:p>
        </w:tc>
        <w:tc>
          <w:tcPr>
            <w:tcW w:w="709" w:type="dxa"/>
            <w:vAlign w:val="center"/>
          </w:tcPr>
          <w:p w14:paraId="07F441C5"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终止日期</w:t>
            </w:r>
          </w:p>
        </w:tc>
        <w:tc>
          <w:tcPr>
            <w:tcW w:w="1134" w:type="dxa"/>
            <w:vAlign w:val="center"/>
          </w:tcPr>
          <w:p w14:paraId="408BD72B"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是否存在冻结、担保或其他使用限制（如是，请注明相关情形）</w:t>
            </w:r>
          </w:p>
        </w:tc>
        <w:tc>
          <w:tcPr>
            <w:tcW w:w="1184" w:type="dxa"/>
            <w:vAlign w:val="center"/>
          </w:tcPr>
          <w:p w14:paraId="4FCA53BA"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备注</w:t>
            </w:r>
          </w:p>
        </w:tc>
      </w:tr>
      <w:tr w:rsidR="00DE645E" w14:paraId="7A66926D" w14:textId="77777777">
        <w:trPr>
          <w:cantSplit/>
          <w:jc w:val="center"/>
        </w:trPr>
        <w:tc>
          <w:tcPr>
            <w:tcW w:w="487" w:type="dxa"/>
            <w:vAlign w:val="center"/>
          </w:tcPr>
          <w:p w14:paraId="78AAB4DA" w14:textId="77777777" w:rsidR="00DE645E" w:rsidRDefault="008C3ED1">
            <w:pPr>
              <w:pStyle w:val="a5"/>
              <w:spacing w:after="0" w:line="360" w:lineRule="auto"/>
              <w:jc w:val="center"/>
              <w:rPr>
                <w:rFonts w:ascii="Times New Roman" w:eastAsia="仿宋_GB2312" w:hAnsi="Times New Roman" w:cs="Times New Roman"/>
                <w:sz w:val="21"/>
                <w:szCs w:val="21"/>
                <w:lang w:val="en-GB"/>
              </w:rPr>
            </w:pPr>
            <w:r>
              <w:rPr>
                <w:rFonts w:ascii="Times New Roman" w:eastAsia="仿宋_GB2312" w:hAnsi="Times New Roman" w:cs="Times New Roman"/>
                <w:sz w:val="21"/>
                <w:szCs w:val="21"/>
              </w:rPr>
              <w:lastRenderedPageBreak/>
              <w:t>B</w:t>
            </w:r>
            <w:r>
              <w:rPr>
                <w:rFonts w:ascii="Times New Roman" w:eastAsia="仿宋_GB2312" w:hAnsi="Times New Roman" w:cs="Times New Roman" w:hint="eastAsia"/>
                <w:sz w:val="21"/>
                <w:szCs w:val="21"/>
                <w:lang w:val="en-GB"/>
              </w:rPr>
              <w:t>公司</w:t>
            </w:r>
          </w:p>
        </w:tc>
        <w:tc>
          <w:tcPr>
            <w:tcW w:w="559" w:type="dxa"/>
            <w:vAlign w:val="center"/>
          </w:tcPr>
          <w:p w14:paraId="47E91937"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宋体" w:hAnsi="Times New Roman" w:cs="Times New Roman"/>
                <w:sz w:val="21"/>
                <w:szCs w:val="21"/>
              </w:rPr>
              <w:t>020</w:t>
            </w:r>
          </w:p>
        </w:tc>
        <w:tc>
          <w:tcPr>
            <w:tcW w:w="490" w:type="dxa"/>
            <w:vAlign w:val="center"/>
          </w:tcPr>
          <w:p w14:paraId="54791CEF"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人民币</w:t>
            </w:r>
          </w:p>
        </w:tc>
        <w:tc>
          <w:tcPr>
            <w:tcW w:w="464" w:type="dxa"/>
            <w:vAlign w:val="center"/>
          </w:tcPr>
          <w:p w14:paraId="4557E161"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活期</w:t>
            </w:r>
          </w:p>
        </w:tc>
        <w:tc>
          <w:tcPr>
            <w:tcW w:w="1085" w:type="dxa"/>
            <w:vAlign w:val="center"/>
          </w:tcPr>
          <w:p w14:paraId="576E16EF"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专用存款账户（资金归集二级账户）</w:t>
            </w:r>
          </w:p>
        </w:tc>
        <w:tc>
          <w:tcPr>
            <w:tcW w:w="709" w:type="dxa"/>
            <w:vAlign w:val="center"/>
          </w:tcPr>
          <w:p w14:paraId="3572C0B7"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sz w:val="21"/>
                <w:szCs w:val="21"/>
              </w:rPr>
              <w:t>1</w:t>
            </w:r>
            <w:r>
              <w:rPr>
                <w:rFonts w:ascii="Times New Roman" w:eastAsia="宋体" w:hAnsi="Times New Roman" w:cs="Times New Roman"/>
                <w:sz w:val="21"/>
                <w:szCs w:val="21"/>
              </w:rPr>
              <w:t>00,000</w:t>
            </w:r>
          </w:p>
        </w:tc>
        <w:tc>
          <w:tcPr>
            <w:tcW w:w="992" w:type="dxa"/>
            <w:vAlign w:val="center"/>
          </w:tcPr>
          <w:p w14:paraId="0E5809EB"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是</w:t>
            </w:r>
          </w:p>
        </w:tc>
        <w:tc>
          <w:tcPr>
            <w:tcW w:w="709" w:type="dxa"/>
            <w:vAlign w:val="center"/>
          </w:tcPr>
          <w:p w14:paraId="62814340"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宋体" w:hAnsi="Times New Roman" w:cs="Times New Roman"/>
                <w:sz w:val="21"/>
                <w:szCs w:val="21"/>
              </w:rPr>
              <w:t>20</w:t>
            </w:r>
            <w:r>
              <w:rPr>
                <w:rFonts w:ascii="Times New Roman" w:eastAsia="仿宋_GB2312" w:hAnsi="Times New Roman" w:cs="Times New Roman" w:hint="eastAsia"/>
                <w:sz w:val="21"/>
                <w:szCs w:val="21"/>
              </w:rPr>
              <w:t>××年</w:t>
            </w:r>
            <w:r>
              <w:rPr>
                <w:rFonts w:ascii="Times New Roman" w:eastAsia="宋体" w:hAnsi="Times New Roman" w:cs="Times New Roman"/>
                <w:sz w:val="21"/>
                <w:szCs w:val="21"/>
              </w:rPr>
              <w:t>1</w:t>
            </w:r>
            <w:r>
              <w:rPr>
                <w:rFonts w:ascii="Times New Roman" w:eastAsia="仿宋_GB2312" w:hAnsi="Times New Roman" w:cs="Times New Roman" w:hint="eastAsia"/>
                <w:sz w:val="21"/>
                <w:szCs w:val="21"/>
              </w:rPr>
              <w:t>月</w:t>
            </w:r>
            <w:r>
              <w:rPr>
                <w:rFonts w:ascii="Times New Roman" w:eastAsia="宋体" w:hAnsi="Times New Roman" w:cs="Times New Roman"/>
                <w:sz w:val="21"/>
                <w:szCs w:val="21"/>
              </w:rPr>
              <w:t>1</w:t>
            </w:r>
            <w:r>
              <w:rPr>
                <w:rFonts w:ascii="Times New Roman" w:eastAsia="仿宋_GB2312" w:hAnsi="Times New Roman" w:cs="Times New Roman" w:hint="eastAsia"/>
                <w:sz w:val="21"/>
                <w:szCs w:val="21"/>
              </w:rPr>
              <w:t>日</w:t>
            </w:r>
          </w:p>
        </w:tc>
        <w:tc>
          <w:tcPr>
            <w:tcW w:w="709" w:type="dxa"/>
            <w:vAlign w:val="center"/>
          </w:tcPr>
          <w:p w14:paraId="13FDE803"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无</w:t>
            </w:r>
          </w:p>
        </w:tc>
        <w:tc>
          <w:tcPr>
            <w:tcW w:w="1134" w:type="dxa"/>
            <w:vAlign w:val="center"/>
          </w:tcPr>
          <w:p w14:paraId="0EBA74F0"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否</w:t>
            </w:r>
          </w:p>
        </w:tc>
        <w:tc>
          <w:tcPr>
            <w:tcW w:w="1184" w:type="dxa"/>
            <w:vAlign w:val="center"/>
          </w:tcPr>
          <w:p w14:paraId="2224D75B" w14:textId="77777777" w:rsidR="00DE645E" w:rsidRDefault="008C3ED1">
            <w:pPr>
              <w:pStyle w:val="a5"/>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按照资金归集协议，账户余额以实际余额方式呈现</w:t>
            </w:r>
          </w:p>
        </w:tc>
      </w:tr>
    </w:tbl>
    <w:p w14:paraId="4C0C4DAB" w14:textId="77777777" w:rsidR="00DE645E" w:rsidRDefault="008C3ED1">
      <w:pPr>
        <w:pStyle w:val="a5"/>
        <w:spacing w:after="0" w:line="360" w:lineRule="auto"/>
        <w:ind w:firstLineChars="200" w:firstLine="420"/>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除上述列示的银行存款（包括余额为零的存款账户）外，本公司并无在贵行的其他存款。</w:t>
      </w:r>
    </w:p>
    <w:p w14:paraId="0F0C6C85" w14:textId="77777777" w:rsidR="00DE645E" w:rsidRDefault="008C3ED1">
      <w:pPr>
        <w:spacing w:after="0" w:line="360" w:lineRule="auto"/>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br w:type="page"/>
      </w:r>
    </w:p>
    <w:p w14:paraId="6AABE429" w14:textId="77777777" w:rsidR="00DE645E" w:rsidRDefault="008C3ED1">
      <w:pPr>
        <w:widowControl w:val="0"/>
        <w:spacing w:after="0" w:line="360" w:lineRule="auto"/>
        <w:ind w:firstLineChars="200" w:firstLine="420"/>
        <w:jc w:val="both"/>
        <w:rPr>
          <w:rFonts w:ascii="Times New Roman" w:eastAsia="仿宋_GB2312" w:hAnsi="Times New Roman" w:cs="Times New Roman"/>
          <w:kern w:val="2"/>
          <w:sz w:val="21"/>
          <w:szCs w:val="21"/>
        </w:rPr>
      </w:pPr>
      <w:r>
        <w:rPr>
          <w:rFonts w:ascii="Times New Roman" w:eastAsia="仿宋_GB2312" w:hAnsi="Times New Roman" w:cs="Times New Roman"/>
          <w:kern w:val="2"/>
          <w:sz w:val="21"/>
          <w:szCs w:val="21"/>
        </w:rPr>
        <w:lastRenderedPageBreak/>
        <w:t>2</w:t>
      </w:r>
      <w:r>
        <w:rPr>
          <w:rFonts w:ascii="Times New Roman" w:eastAsia="仿宋_GB2312" w:hAnsi="Times New Roman" w:cs="Times New Roman" w:hint="eastAsia"/>
          <w:kern w:val="2"/>
          <w:sz w:val="21"/>
          <w:szCs w:val="21"/>
        </w:rPr>
        <w:t>.</w:t>
      </w:r>
      <w:r>
        <w:rPr>
          <w:rFonts w:ascii="Times New Roman" w:eastAsia="仿宋_GB2312" w:hAnsi="Times New Roman" w:cs="Times New Roman" w:hint="eastAsia"/>
          <w:kern w:val="2"/>
          <w:sz w:val="21"/>
          <w:szCs w:val="21"/>
        </w:rPr>
        <w:t>附表：资金归集（资金池或其他资金管理）账户具体信息</w:t>
      </w:r>
    </w:p>
    <w:tbl>
      <w:tblPr>
        <w:tblStyle w:val="af7"/>
        <w:tblW w:w="8522" w:type="dxa"/>
        <w:jc w:val="center"/>
        <w:tblLayout w:type="fixed"/>
        <w:tblLook w:val="04A0" w:firstRow="1" w:lastRow="0" w:firstColumn="1" w:lastColumn="0" w:noHBand="0" w:noVBand="1"/>
      </w:tblPr>
      <w:tblGrid>
        <w:gridCol w:w="576"/>
        <w:gridCol w:w="1023"/>
        <w:gridCol w:w="919"/>
        <w:gridCol w:w="1308"/>
        <w:gridCol w:w="823"/>
        <w:gridCol w:w="865"/>
        <w:gridCol w:w="1879"/>
        <w:gridCol w:w="1129"/>
      </w:tblGrid>
      <w:tr w:rsidR="00DE645E" w14:paraId="123D81A0" w14:textId="77777777">
        <w:trPr>
          <w:jc w:val="center"/>
        </w:trPr>
        <w:tc>
          <w:tcPr>
            <w:tcW w:w="576" w:type="dxa"/>
            <w:vAlign w:val="center"/>
          </w:tcPr>
          <w:p w14:paraId="5F5CDB6C"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序号</w:t>
            </w:r>
          </w:p>
        </w:tc>
        <w:tc>
          <w:tcPr>
            <w:tcW w:w="1023" w:type="dxa"/>
            <w:vAlign w:val="center"/>
          </w:tcPr>
          <w:p w14:paraId="085AB8F8"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资金提供机构名称</w:t>
            </w:r>
            <w:r>
              <w:rPr>
                <w:rFonts w:ascii="Times New Roman" w:eastAsia="仿宋_GB2312" w:hAnsi="Times New Roman" w:cs="Times New Roman"/>
                <w:color w:val="000000"/>
                <w:sz w:val="21"/>
                <w:szCs w:val="21"/>
                <w:lang w:val="en-GB"/>
              </w:rPr>
              <w:br/>
            </w:r>
            <w:r>
              <w:rPr>
                <w:rFonts w:ascii="Times New Roman" w:eastAsia="仿宋_GB2312" w:hAnsi="Times New Roman" w:cs="Times New Roman" w:hint="eastAsia"/>
                <w:color w:val="000000"/>
                <w:sz w:val="21"/>
                <w:szCs w:val="21"/>
                <w:lang w:val="en-GB"/>
              </w:rPr>
              <w:t>（即拨入资金的具体机构）</w:t>
            </w:r>
          </w:p>
        </w:tc>
        <w:tc>
          <w:tcPr>
            <w:tcW w:w="919" w:type="dxa"/>
            <w:vAlign w:val="center"/>
          </w:tcPr>
          <w:p w14:paraId="1B76C9CD"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资金提供机构账号</w:t>
            </w:r>
          </w:p>
        </w:tc>
        <w:tc>
          <w:tcPr>
            <w:tcW w:w="1308" w:type="dxa"/>
            <w:vAlign w:val="center"/>
          </w:tcPr>
          <w:p w14:paraId="372890CB"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资金使用机构名称</w:t>
            </w:r>
            <w:r>
              <w:rPr>
                <w:rFonts w:ascii="Times New Roman" w:eastAsia="仿宋_GB2312" w:hAnsi="Times New Roman" w:cs="Times New Roman"/>
                <w:color w:val="000000"/>
                <w:sz w:val="21"/>
                <w:szCs w:val="21"/>
                <w:lang w:val="en-GB"/>
              </w:rPr>
              <w:br/>
            </w:r>
            <w:r>
              <w:rPr>
                <w:rFonts w:ascii="Times New Roman" w:eastAsia="仿宋_GB2312" w:hAnsi="Times New Roman" w:cs="Times New Roman" w:hint="eastAsia"/>
                <w:color w:val="000000"/>
                <w:sz w:val="21"/>
                <w:szCs w:val="21"/>
                <w:lang w:val="en-GB"/>
              </w:rPr>
              <w:t>（即向该具体机构拨出资金）</w:t>
            </w:r>
          </w:p>
        </w:tc>
        <w:tc>
          <w:tcPr>
            <w:tcW w:w="823" w:type="dxa"/>
            <w:vAlign w:val="center"/>
          </w:tcPr>
          <w:p w14:paraId="2A4794FD"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资金使用机构账号</w:t>
            </w:r>
          </w:p>
        </w:tc>
        <w:tc>
          <w:tcPr>
            <w:tcW w:w="865" w:type="dxa"/>
            <w:vAlign w:val="center"/>
          </w:tcPr>
          <w:p w14:paraId="172B6E34"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币种</w:t>
            </w:r>
          </w:p>
        </w:tc>
        <w:tc>
          <w:tcPr>
            <w:tcW w:w="1879" w:type="dxa"/>
            <w:vAlign w:val="center"/>
          </w:tcPr>
          <w:p w14:paraId="782F6E85"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proofErr w:type="gramStart"/>
            <w:r>
              <w:rPr>
                <w:rFonts w:ascii="Times New Roman" w:eastAsia="仿宋_GB2312" w:hAnsi="Times New Roman" w:cs="Times New Roman" w:hint="eastAsia"/>
                <w:color w:val="000000"/>
                <w:sz w:val="21"/>
                <w:szCs w:val="21"/>
                <w:lang w:val="en-GB"/>
              </w:rPr>
              <w:t>截至函证基准</w:t>
            </w:r>
            <w:proofErr w:type="gramEnd"/>
            <w:r>
              <w:rPr>
                <w:rFonts w:ascii="Times New Roman" w:eastAsia="仿宋_GB2312" w:hAnsi="Times New Roman" w:cs="Times New Roman" w:hint="eastAsia"/>
                <w:color w:val="000000"/>
                <w:sz w:val="21"/>
                <w:szCs w:val="21"/>
                <w:lang w:val="en-GB"/>
              </w:rPr>
              <w:t>日拨入或拨出资金余额</w:t>
            </w:r>
          </w:p>
          <w:p w14:paraId="4EAFD5E8"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（拨出填列正数，拨入填列负数）</w:t>
            </w:r>
          </w:p>
        </w:tc>
        <w:tc>
          <w:tcPr>
            <w:tcW w:w="1129" w:type="dxa"/>
            <w:vAlign w:val="center"/>
          </w:tcPr>
          <w:p w14:paraId="4AAE0D35" w14:textId="77777777" w:rsidR="00DE645E" w:rsidRDefault="008C3ED1">
            <w:pPr>
              <w:spacing w:after="0" w:line="360" w:lineRule="auto"/>
              <w:jc w:val="center"/>
              <w:rPr>
                <w:rFonts w:ascii="Times New Roman" w:eastAsia="仿宋_GB2312" w:hAnsi="Times New Roman" w:cs="Times New Roman"/>
                <w:color w:val="000000"/>
                <w:sz w:val="21"/>
                <w:szCs w:val="21"/>
                <w:lang w:val="en-GB"/>
              </w:rPr>
            </w:pPr>
            <w:r>
              <w:rPr>
                <w:rFonts w:ascii="Times New Roman" w:eastAsia="仿宋_GB2312" w:hAnsi="Times New Roman" w:cs="Times New Roman" w:hint="eastAsia"/>
                <w:color w:val="000000"/>
                <w:sz w:val="21"/>
                <w:szCs w:val="21"/>
                <w:lang w:val="en-GB"/>
              </w:rPr>
              <w:t>备注</w:t>
            </w:r>
          </w:p>
        </w:tc>
      </w:tr>
      <w:tr w:rsidR="00DE645E" w14:paraId="1448B8B6" w14:textId="77777777">
        <w:trPr>
          <w:jc w:val="center"/>
        </w:trPr>
        <w:tc>
          <w:tcPr>
            <w:tcW w:w="576" w:type="dxa"/>
          </w:tcPr>
          <w:p w14:paraId="5CA282A8" w14:textId="77777777" w:rsidR="00DE645E" w:rsidRDefault="008C3ED1">
            <w:pPr>
              <w:spacing w:after="0" w:line="360" w:lineRule="auto"/>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1</w:t>
            </w:r>
          </w:p>
        </w:tc>
        <w:tc>
          <w:tcPr>
            <w:tcW w:w="1023" w:type="dxa"/>
          </w:tcPr>
          <w:p w14:paraId="617B5553"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子公司</w:t>
            </w:r>
            <w:r>
              <w:rPr>
                <w:rFonts w:ascii="Times New Roman" w:eastAsia="仿宋_GB2312" w:hAnsi="Times New Roman" w:cs="Times New Roman"/>
                <w:sz w:val="21"/>
                <w:szCs w:val="21"/>
              </w:rPr>
              <w:t>B</w:t>
            </w:r>
          </w:p>
        </w:tc>
        <w:tc>
          <w:tcPr>
            <w:tcW w:w="919" w:type="dxa"/>
          </w:tcPr>
          <w:p w14:paraId="53853960"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宋体" w:hAnsi="Times New Roman" w:cs="Times New Roman"/>
                <w:color w:val="000000"/>
                <w:sz w:val="21"/>
                <w:szCs w:val="21"/>
                <w:lang w:val="en-GB"/>
              </w:rPr>
              <w:t>020</w:t>
            </w:r>
          </w:p>
        </w:tc>
        <w:tc>
          <w:tcPr>
            <w:tcW w:w="1308" w:type="dxa"/>
          </w:tcPr>
          <w:p w14:paraId="38F70B1E"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仿宋_GB2312" w:hAnsi="Times New Roman" w:cs="Times New Roman"/>
                <w:noProof/>
                <w:sz w:val="21"/>
                <w:szCs w:val="21"/>
              </w:rPr>
              <w:drawing>
                <wp:inline distT="0" distB="0" distL="0" distR="0" wp14:anchorId="1681DAF3" wp14:editId="0EB95DEB">
                  <wp:extent cx="15875" cy="15875"/>
                  <wp:effectExtent l="0" t="0" r="0" b="0"/>
                  <wp:docPr id="2" name="图片 4"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cid:_Foxmail.1@752c7e8a-18e1-276e-cd8c-a99c1141dafc"/>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r>
              <w:rPr>
                <w:rFonts w:ascii="Times New Roman" w:eastAsia="仿宋_GB2312" w:hAnsi="Times New Roman" w:cs="Times New Roman" w:hint="eastAsia"/>
                <w:sz w:val="21"/>
                <w:szCs w:val="21"/>
              </w:rPr>
              <w:t>母公司</w:t>
            </w:r>
            <w:r>
              <w:rPr>
                <w:rFonts w:ascii="Times New Roman" w:eastAsia="仿宋_GB2312" w:hAnsi="Times New Roman" w:cs="Times New Roman"/>
                <w:sz w:val="21"/>
                <w:szCs w:val="21"/>
              </w:rPr>
              <w:t>X</w:t>
            </w:r>
          </w:p>
        </w:tc>
        <w:tc>
          <w:tcPr>
            <w:tcW w:w="823" w:type="dxa"/>
          </w:tcPr>
          <w:p w14:paraId="78723F4F"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宋体" w:hAnsi="Times New Roman" w:cs="Times New Roman"/>
                <w:color w:val="000000"/>
                <w:sz w:val="21"/>
                <w:szCs w:val="21"/>
                <w:lang w:val="en-GB"/>
              </w:rPr>
              <w:t>001</w:t>
            </w:r>
          </w:p>
        </w:tc>
        <w:tc>
          <w:tcPr>
            <w:tcW w:w="865" w:type="dxa"/>
          </w:tcPr>
          <w:p w14:paraId="51F3A97E"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人民币</w:t>
            </w:r>
          </w:p>
        </w:tc>
        <w:tc>
          <w:tcPr>
            <w:tcW w:w="1879" w:type="dxa"/>
          </w:tcPr>
          <w:p w14:paraId="0BBA20EA" w14:textId="77777777" w:rsidR="00DE645E" w:rsidRDefault="008C3ED1">
            <w:pPr>
              <w:spacing w:after="0" w:line="360" w:lineRule="auto"/>
              <w:jc w:val="center"/>
              <w:rPr>
                <w:rFonts w:ascii="Times New Roman" w:eastAsia="仿宋_GB2312" w:hAnsi="Times New Roman" w:cs="Times New Roman"/>
                <w:sz w:val="21"/>
                <w:szCs w:val="21"/>
              </w:rPr>
            </w:pPr>
            <w:r>
              <w:rPr>
                <w:rFonts w:ascii="Times New Roman" w:eastAsia="宋体" w:hAnsi="Times New Roman" w:cs="Times New Roman"/>
                <w:color w:val="000000"/>
                <w:sz w:val="21"/>
                <w:szCs w:val="21"/>
                <w:lang w:val="en-GB"/>
              </w:rPr>
              <w:t>500,000</w:t>
            </w:r>
          </w:p>
        </w:tc>
        <w:tc>
          <w:tcPr>
            <w:tcW w:w="1129" w:type="dxa"/>
          </w:tcPr>
          <w:p w14:paraId="7E8D7830" w14:textId="77777777" w:rsidR="00DE645E" w:rsidRDefault="008C3ED1">
            <w:pPr>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无</w:t>
            </w:r>
          </w:p>
        </w:tc>
      </w:tr>
      <w:tr w:rsidR="00DE645E" w14:paraId="2638C14F" w14:textId="77777777">
        <w:trPr>
          <w:jc w:val="center"/>
        </w:trPr>
        <w:tc>
          <w:tcPr>
            <w:tcW w:w="576" w:type="dxa"/>
          </w:tcPr>
          <w:p w14:paraId="44E2C78D" w14:textId="77777777" w:rsidR="00DE645E" w:rsidRDefault="008C3ED1">
            <w:pPr>
              <w:spacing w:after="0" w:line="360" w:lineRule="auto"/>
              <w:rPr>
                <w:rFonts w:ascii="Times New Roman" w:eastAsia="宋体" w:hAnsi="Times New Roman" w:cs="Times New Roman"/>
                <w:color w:val="000000"/>
                <w:sz w:val="21"/>
                <w:szCs w:val="21"/>
                <w:lang w:val="en-GB"/>
              </w:rPr>
            </w:pPr>
            <w:r>
              <w:rPr>
                <w:rFonts w:ascii="Times New Roman" w:eastAsia="宋体" w:hAnsi="Times New Roman" w:cs="Times New Roman"/>
                <w:color w:val="000000"/>
                <w:sz w:val="21"/>
                <w:szCs w:val="21"/>
                <w:lang w:val="en-GB"/>
              </w:rPr>
              <w:t>2</w:t>
            </w:r>
          </w:p>
        </w:tc>
        <w:tc>
          <w:tcPr>
            <w:tcW w:w="1023" w:type="dxa"/>
          </w:tcPr>
          <w:p w14:paraId="4B0E5738"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子公司</w:t>
            </w:r>
            <w:r>
              <w:rPr>
                <w:rFonts w:ascii="Times New Roman" w:eastAsia="仿宋_GB2312" w:hAnsi="Times New Roman" w:cs="Times New Roman"/>
                <w:sz w:val="21"/>
                <w:szCs w:val="21"/>
              </w:rPr>
              <w:t>B</w:t>
            </w:r>
          </w:p>
        </w:tc>
        <w:tc>
          <w:tcPr>
            <w:tcW w:w="919" w:type="dxa"/>
          </w:tcPr>
          <w:p w14:paraId="0034E7DF"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宋体" w:hAnsi="Times New Roman" w:cs="Times New Roman"/>
                <w:color w:val="000000"/>
                <w:sz w:val="21"/>
                <w:szCs w:val="21"/>
                <w:lang w:val="en-GB"/>
              </w:rPr>
              <w:t>020</w:t>
            </w:r>
          </w:p>
        </w:tc>
        <w:tc>
          <w:tcPr>
            <w:tcW w:w="1308" w:type="dxa"/>
          </w:tcPr>
          <w:p w14:paraId="08B01867"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分支机构</w:t>
            </w:r>
            <w:r>
              <w:rPr>
                <w:rFonts w:ascii="Times New Roman" w:eastAsia="仿宋_GB2312" w:hAnsi="Times New Roman" w:cs="Times New Roman"/>
                <w:sz w:val="21"/>
                <w:szCs w:val="21"/>
              </w:rPr>
              <w:t>C</w:t>
            </w:r>
          </w:p>
        </w:tc>
        <w:tc>
          <w:tcPr>
            <w:tcW w:w="823" w:type="dxa"/>
          </w:tcPr>
          <w:p w14:paraId="66A4D858"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宋体" w:hAnsi="Times New Roman" w:cs="Times New Roman"/>
                <w:color w:val="000000"/>
                <w:sz w:val="21"/>
                <w:szCs w:val="21"/>
                <w:lang w:val="en-GB"/>
              </w:rPr>
              <w:t>300</w:t>
            </w:r>
          </w:p>
        </w:tc>
        <w:tc>
          <w:tcPr>
            <w:tcW w:w="865" w:type="dxa"/>
          </w:tcPr>
          <w:p w14:paraId="5D0CA7A3" w14:textId="77777777" w:rsidR="00DE645E" w:rsidRDefault="008C3ED1">
            <w:pPr>
              <w:spacing w:after="0" w:line="360" w:lineRule="auto"/>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人民币</w:t>
            </w:r>
          </w:p>
        </w:tc>
        <w:tc>
          <w:tcPr>
            <w:tcW w:w="1879" w:type="dxa"/>
          </w:tcPr>
          <w:p w14:paraId="4987F68D" w14:textId="77777777" w:rsidR="00DE645E" w:rsidRDefault="008C3ED1">
            <w:pPr>
              <w:spacing w:after="0" w:line="360" w:lineRule="auto"/>
              <w:jc w:val="center"/>
              <w:rPr>
                <w:rFonts w:ascii="Times New Roman" w:eastAsia="仿宋_GB2312" w:hAnsi="Times New Roman" w:cs="Times New Roman"/>
                <w:sz w:val="21"/>
                <w:szCs w:val="21"/>
              </w:rPr>
            </w:pPr>
            <w:r>
              <w:rPr>
                <w:rFonts w:ascii="Times New Roman" w:eastAsia="宋体" w:hAnsi="Times New Roman" w:cs="Times New Roman"/>
                <w:color w:val="000000"/>
                <w:sz w:val="21"/>
                <w:szCs w:val="21"/>
                <w:lang w:val="en-GB"/>
              </w:rPr>
              <w:t>200,000</w:t>
            </w:r>
          </w:p>
        </w:tc>
        <w:tc>
          <w:tcPr>
            <w:tcW w:w="1129" w:type="dxa"/>
          </w:tcPr>
          <w:p w14:paraId="000A4D01" w14:textId="77777777" w:rsidR="00DE645E" w:rsidRDefault="008C3ED1">
            <w:pPr>
              <w:spacing w:after="0" w:line="360" w:lineRule="auto"/>
              <w:jc w:val="center"/>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无</w:t>
            </w:r>
          </w:p>
        </w:tc>
      </w:tr>
    </w:tbl>
    <w:p w14:paraId="6A5CB20A" w14:textId="77777777" w:rsidR="00DE645E" w:rsidRDefault="00DE645E">
      <w:pPr>
        <w:spacing w:after="0" w:line="240" w:lineRule="auto"/>
        <w:rPr>
          <w:rFonts w:ascii="Times New Roman" w:eastAsia="仿宋_GB2312" w:hAnsi="Times New Roman" w:cs="Times New Roman"/>
          <w:b/>
          <w:bCs/>
          <w:szCs w:val="24"/>
          <w:lang w:val="en-GB"/>
        </w:rPr>
      </w:pPr>
    </w:p>
    <w:p w14:paraId="012715E9" w14:textId="77777777" w:rsidR="00DE645E" w:rsidRDefault="008C3ED1">
      <w:pPr>
        <w:spacing w:after="0" w:line="600" w:lineRule="exact"/>
        <w:ind w:firstLineChars="200" w:firstLine="640"/>
        <w:rPr>
          <w:rFonts w:ascii="Times New Roman" w:eastAsia="仿宋_GB2312" w:hAnsi="Times New Roman" w:cs="Times New Roman"/>
          <w:bCs/>
          <w:sz w:val="32"/>
          <w:szCs w:val="32"/>
          <w:lang w:val="en-GB"/>
        </w:rPr>
      </w:pPr>
      <w:r>
        <w:rPr>
          <w:rFonts w:ascii="Times New Roman" w:eastAsia="仿宋_GB2312" w:hAnsi="Times New Roman" w:cs="Times New Roman" w:hint="eastAsia"/>
          <w:b/>
          <w:sz w:val="32"/>
          <w:szCs w:val="32"/>
          <w:lang w:val="en-GB"/>
        </w:rPr>
        <w:t>（三）针对三级账户。</w:t>
      </w:r>
    </w:p>
    <w:p w14:paraId="53802AD0" w14:textId="77777777" w:rsidR="00DE645E" w:rsidRDefault="008C3ED1">
      <w:pPr>
        <w:spacing w:line="60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lang w:val="en-GB"/>
        </w:rPr>
        <w:t>M</w:t>
      </w:r>
      <w:r>
        <w:rPr>
          <w:rFonts w:ascii="Times New Roman" w:eastAsia="宋体" w:hAnsi="Times New Roman" w:cs="Times New Roman"/>
          <w:sz w:val="32"/>
          <w:szCs w:val="32"/>
          <w:lang w:val="en-GB"/>
        </w:rPr>
        <w:t>2</w:t>
      </w:r>
      <w:r>
        <w:rPr>
          <w:rFonts w:ascii="Times New Roman" w:eastAsia="仿宋_GB2312" w:hAnsi="Times New Roman" w:cs="Times New Roman" w:hint="eastAsia"/>
          <w:sz w:val="32"/>
          <w:szCs w:val="32"/>
          <w:lang w:val="en-GB"/>
        </w:rPr>
        <w:t>会计师事务所考虑到</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分支机构的银行账户</w:t>
      </w:r>
      <w:r>
        <w:rPr>
          <w:rFonts w:ascii="Times New Roman" w:eastAsia="宋体" w:hAnsi="Times New Roman" w:cs="Times New Roman"/>
          <w:sz w:val="32"/>
          <w:szCs w:val="32"/>
          <w:lang w:val="en-GB"/>
        </w:rPr>
        <w:t>300</w:t>
      </w:r>
      <w:r>
        <w:rPr>
          <w:rFonts w:ascii="Times New Roman" w:eastAsia="仿宋_GB2312" w:hAnsi="Times New Roman" w:cs="Times New Roman" w:hint="eastAsia"/>
          <w:sz w:val="32"/>
          <w:szCs w:val="32"/>
          <w:lang w:val="en-GB"/>
        </w:rPr>
        <w:t>实行零余额管理，自身为日常零星费用支出账户，日常费用支出由子公司</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按照批准的预算进行下拨，余额归还子公司</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，其本身不涉及业务收入相关的资金流入，按照</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公司管理要求也无法进行</w:t>
      </w:r>
      <w:proofErr w:type="gramStart"/>
      <w:r>
        <w:rPr>
          <w:rFonts w:ascii="Times New Roman" w:eastAsia="仿宋_GB2312" w:hAnsi="Times New Roman" w:cs="Times New Roman" w:hint="eastAsia"/>
          <w:sz w:val="32"/>
          <w:szCs w:val="32"/>
          <w:lang w:val="en-GB"/>
        </w:rPr>
        <w:t>函证程序</w:t>
      </w:r>
      <w:proofErr w:type="gramEnd"/>
      <w:r>
        <w:rPr>
          <w:rFonts w:ascii="Times New Roman" w:eastAsia="仿宋_GB2312" w:hAnsi="Times New Roman" w:cs="Times New Roman" w:hint="eastAsia"/>
          <w:sz w:val="32"/>
          <w:szCs w:val="32"/>
          <w:lang w:val="en-GB"/>
        </w:rPr>
        <w:t>针对的其他相关业务（例如借款、担保等），其与二级账户之间的资金归集往来已经在</w:t>
      </w:r>
      <w:r>
        <w:rPr>
          <w:rFonts w:ascii="Times New Roman" w:eastAsia="仿宋_GB2312" w:hAnsi="Times New Roman" w:cs="Times New Roman"/>
          <w:sz w:val="32"/>
          <w:szCs w:val="32"/>
          <w:lang w:val="en-GB"/>
        </w:rPr>
        <w:t>B</w:t>
      </w:r>
      <w:r>
        <w:rPr>
          <w:rFonts w:ascii="Times New Roman" w:eastAsia="仿宋_GB2312" w:hAnsi="Times New Roman" w:cs="Times New Roman" w:hint="eastAsia"/>
          <w:sz w:val="32"/>
          <w:szCs w:val="32"/>
          <w:lang w:val="en-GB"/>
        </w:rPr>
        <w:t>公司二级账户进行了函证，因此评估其符合《中国注册会计师审计准则第</w:t>
      </w:r>
      <w:r>
        <w:rPr>
          <w:rFonts w:ascii="Times New Roman" w:eastAsia="宋体" w:hAnsi="Times New Roman" w:cs="Times New Roman"/>
          <w:sz w:val="32"/>
          <w:szCs w:val="32"/>
          <w:lang w:val="en-GB"/>
        </w:rPr>
        <w:t>1312</w:t>
      </w:r>
      <w:r>
        <w:rPr>
          <w:rFonts w:ascii="Times New Roman" w:eastAsia="仿宋_GB2312" w:hAnsi="Times New Roman" w:cs="Times New Roman" w:hint="eastAsia"/>
          <w:sz w:val="32"/>
          <w:szCs w:val="32"/>
          <w:lang w:val="en-GB"/>
        </w:rPr>
        <w:t>号</w:t>
      </w:r>
      <w:r>
        <w:rPr>
          <w:rFonts w:ascii="Times New Roman" w:eastAsia="仿宋_GB2312" w:hAnsi="Times New Roman" w:cs="Times New Roman"/>
          <w:sz w:val="32"/>
          <w:szCs w:val="32"/>
          <w:lang w:val="en-GB"/>
        </w:rPr>
        <w:t>——</w:t>
      </w:r>
      <w:r>
        <w:rPr>
          <w:rFonts w:ascii="Times New Roman" w:eastAsia="仿宋_GB2312" w:hAnsi="Times New Roman" w:cs="Times New Roman" w:hint="eastAsia"/>
          <w:sz w:val="32"/>
          <w:szCs w:val="32"/>
          <w:lang w:val="en-GB"/>
        </w:rPr>
        <w:t>函证》第十二条“对财务报表不重要且与之相关的重大错报风险很低”的条件，选择不再对</w:t>
      </w:r>
      <w:r>
        <w:rPr>
          <w:rFonts w:ascii="Times New Roman" w:eastAsia="仿宋_GB2312" w:hAnsi="Times New Roman" w:cs="Times New Roman"/>
          <w:sz w:val="32"/>
          <w:szCs w:val="32"/>
          <w:lang w:val="en-GB"/>
        </w:rPr>
        <w:t>C</w:t>
      </w:r>
      <w:r>
        <w:rPr>
          <w:rFonts w:ascii="Times New Roman" w:eastAsia="仿宋_GB2312" w:hAnsi="Times New Roman" w:cs="Times New Roman" w:hint="eastAsia"/>
          <w:sz w:val="32"/>
          <w:szCs w:val="32"/>
          <w:lang w:val="en-GB"/>
        </w:rPr>
        <w:t>分支机构的</w:t>
      </w:r>
      <w:r>
        <w:rPr>
          <w:rFonts w:ascii="Times New Roman" w:eastAsia="宋体" w:hAnsi="Times New Roman" w:cs="Times New Roman"/>
          <w:sz w:val="32"/>
          <w:szCs w:val="32"/>
          <w:lang w:val="en-GB"/>
        </w:rPr>
        <w:t>300</w:t>
      </w:r>
      <w:r>
        <w:rPr>
          <w:rFonts w:ascii="Times New Roman" w:eastAsia="仿宋_GB2312" w:hAnsi="Times New Roman" w:cs="Times New Roman" w:hint="eastAsia"/>
          <w:sz w:val="32"/>
          <w:szCs w:val="32"/>
          <w:lang w:val="en-GB"/>
        </w:rPr>
        <w:t>账户进行函证。</w:t>
      </w:r>
    </w:p>
    <w:p w14:paraId="76F75CFB" w14:textId="77777777" w:rsidR="00DE645E" w:rsidRDefault="00DE645E">
      <w:pPr>
        <w:rPr>
          <w:rFonts w:ascii="Times New Roman" w:hAnsi="Times New Roman" w:cs="Times New Roman"/>
        </w:rPr>
      </w:pPr>
    </w:p>
    <w:p w14:paraId="0AB6F250" w14:textId="77777777" w:rsidR="00DE645E" w:rsidRDefault="00DE645E">
      <w:pPr>
        <w:rPr>
          <w:rFonts w:ascii="Times New Roman" w:hAnsi="Times New Roman" w:cs="Times New Roman"/>
        </w:rPr>
      </w:pPr>
    </w:p>
    <w:sectPr w:rsidR="00DE645E">
      <w:footnotePr>
        <w:numRestart w:val="eachSect"/>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C4076" w14:textId="77777777" w:rsidR="008C3ED1" w:rsidRDefault="008C3ED1">
      <w:pPr>
        <w:spacing w:line="240" w:lineRule="auto"/>
      </w:pPr>
      <w:r>
        <w:separator/>
      </w:r>
    </w:p>
  </w:endnote>
  <w:endnote w:type="continuationSeparator" w:id="0">
    <w:p w14:paraId="13A7FACB" w14:textId="77777777" w:rsidR="008C3ED1" w:rsidRDefault="008C3E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altName w:val="Noto Sans Syriac Eastern"/>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华文中宋">
    <w:altName w:val="汉仪中宋简"/>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楷体">
    <w:altName w:val="方正楷体_GBK"/>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sdtPr>
    <w:sdtEndPr/>
    <w:sdtContent>
      <w:p w14:paraId="0C6F5415" w14:textId="77777777" w:rsidR="00DE645E" w:rsidRDefault="008C3ED1">
        <w:pPr>
          <w:pStyle w:val="ab"/>
          <w:jc w:val="center"/>
        </w:pPr>
        <w:r>
          <w:fldChar w:fldCharType="begin"/>
        </w:r>
        <w:r>
          <w:instrText>PAGE   \* MERGEFORMAT</w:instrText>
        </w:r>
        <w:r>
          <w:fldChar w:fldCharType="separate"/>
        </w:r>
        <w:r>
          <w:rPr>
            <w:lang w:val="zh-CN"/>
          </w:rPr>
          <w:t>57</w:t>
        </w:r>
        <w:r>
          <w:fldChar w:fldCharType="end"/>
        </w:r>
      </w:p>
    </w:sdtContent>
  </w:sdt>
  <w:p w14:paraId="25F951A4" w14:textId="77777777" w:rsidR="00DE645E" w:rsidRDefault="00DE645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80040" w14:textId="77777777" w:rsidR="008C3ED1" w:rsidRDefault="008C3ED1">
      <w:pPr>
        <w:spacing w:line="240" w:lineRule="auto"/>
      </w:pPr>
      <w:r>
        <w:separator/>
      </w:r>
    </w:p>
  </w:footnote>
  <w:footnote w:type="continuationSeparator" w:id="0">
    <w:p w14:paraId="25503F54" w14:textId="77777777" w:rsidR="008C3ED1" w:rsidRDefault="008C3ED1">
      <w:pPr>
        <w:spacing w:line="240" w:lineRule="auto"/>
      </w:pPr>
      <w:r>
        <w:continuationSeparator/>
      </w:r>
    </w:p>
  </w:footnote>
  <w:footnote w:id="1">
    <w:p w14:paraId="6D6E361A" w14:textId="77777777" w:rsidR="00DE645E" w:rsidRDefault="008C3ED1">
      <w:pPr>
        <w:pStyle w:val="af1"/>
        <w:rPr>
          <w:rFonts w:asciiTheme="minorEastAsia" w:eastAsiaTheme="minorEastAsia" w:hAnsiTheme="minorEastAsia"/>
        </w:rPr>
      </w:pPr>
      <w:r>
        <w:rPr>
          <w:rStyle w:val="afc"/>
          <w:rFonts w:asciiTheme="minorEastAsia" w:eastAsiaTheme="minorEastAsia" w:hAnsiTheme="minorEastAsia"/>
        </w:rPr>
        <w:footnoteRef/>
      </w:r>
      <w:r>
        <w:rPr>
          <w:rFonts w:asciiTheme="minorEastAsia" w:eastAsiaTheme="minorEastAsia" w:hAnsiTheme="minorEastAsia"/>
        </w:rPr>
        <w:t xml:space="preserve"> </w:t>
      </w:r>
      <w:r>
        <w:rPr>
          <w:rFonts w:asciiTheme="minorEastAsia" w:eastAsiaTheme="minorEastAsia" w:hAnsiTheme="minorEastAsia" w:hint="eastAsia"/>
        </w:rPr>
        <w:t>本指引中，</w:t>
      </w:r>
      <w:r>
        <w:rPr>
          <w:rFonts w:asciiTheme="minorEastAsia" w:eastAsiaTheme="minorEastAsia" w:hAnsiTheme="minorEastAsia" w:hint="eastAsia"/>
        </w:rPr>
        <w:t>1</w:t>
      </w:r>
      <w:r>
        <w:rPr>
          <w:rFonts w:asciiTheme="minorEastAsia" w:eastAsiaTheme="minorEastAsia" w:hAnsiTheme="minorEastAsia" w:hint="eastAsia"/>
        </w:rPr>
        <w:t>—</w:t>
      </w:r>
      <w:r>
        <w:rPr>
          <w:rFonts w:asciiTheme="minorEastAsia" w:eastAsiaTheme="minorEastAsia" w:hAnsiTheme="minorEastAsia" w:hint="eastAsia"/>
        </w:rPr>
        <w:t>14</w:t>
      </w:r>
      <w:r>
        <w:rPr>
          <w:rFonts w:asciiTheme="minorEastAsia" w:eastAsiaTheme="minorEastAsia" w:hAnsiTheme="minorEastAsia" w:hint="eastAsia"/>
        </w:rPr>
        <w:t>项及附表</w:t>
      </w:r>
      <w:r>
        <w:rPr>
          <w:rFonts w:asciiTheme="minorEastAsia" w:eastAsiaTheme="minorEastAsia" w:hAnsiTheme="minorEastAsia" w:hint="eastAsia"/>
        </w:rPr>
        <w:t>或类似表述</w:t>
      </w:r>
      <w:r>
        <w:rPr>
          <w:rFonts w:asciiTheme="minorEastAsia" w:eastAsiaTheme="minorEastAsia" w:hAnsiTheme="minorEastAsia" w:hint="eastAsia"/>
        </w:rPr>
        <w:t>，指附录中银行</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证函（格式一）和银行</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证函（格式二）列示的</w:t>
      </w:r>
      <w:proofErr w:type="gramStart"/>
      <w:r>
        <w:rPr>
          <w:rFonts w:asciiTheme="minorEastAsia" w:eastAsiaTheme="minorEastAsia" w:hAnsiTheme="minorEastAsia" w:hint="eastAsia"/>
        </w:rPr>
        <w:t>询证函</w:t>
      </w:r>
      <w:proofErr w:type="gramEnd"/>
      <w:r>
        <w:rPr>
          <w:rFonts w:asciiTheme="minorEastAsia" w:eastAsiaTheme="minorEastAsia" w:hAnsiTheme="minorEastAsia" w:hint="eastAsia"/>
        </w:rPr>
        <w:t>项目</w:t>
      </w:r>
      <w:r>
        <w:rPr>
          <w:rFonts w:asciiTheme="minorEastAsia" w:eastAsiaTheme="minorEastAsia" w:hAnsiTheme="minorEastAsia" w:hint="eastAsia"/>
        </w:rPr>
        <w:t>，项目填写说明请见本指引第三部分。</w:t>
      </w:r>
    </w:p>
  </w:footnote>
  <w:footnote w:id="2">
    <w:p w14:paraId="381E7749" w14:textId="77777777" w:rsidR="00DE645E" w:rsidRDefault="008C3ED1">
      <w:pPr>
        <w:pStyle w:val="af1"/>
        <w:spacing w:after="0"/>
        <w:rPr>
          <w:rFonts w:ascii="宋体" w:hAnsi="宋体"/>
        </w:rPr>
      </w:pPr>
      <w:r>
        <w:rPr>
          <w:rFonts w:ascii="宋体" w:hAnsi="宋体" w:hint="eastAsia"/>
        </w:rPr>
        <w:t>以下备注说明可以</w:t>
      </w:r>
      <w:proofErr w:type="gramStart"/>
      <w:r>
        <w:rPr>
          <w:rFonts w:ascii="宋体" w:hAnsi="宋体" w:hint="eastAsia"/>
        </w:rPr>
        <w:t>于函证</w:t>
      </w:r>
      <w:proofErr w:type="gramEnd"/>
      <w:r>
        <w:rPr>
          <w:rFonts w:ascii="宋体" w:hAnsi="宋体" w:hint="eastAsia"/>
        </w:rPr>
        <w:t>时删除：</w:t>
      </w:r>
    </w:p>
    <w:p w14:paraId="03D2FE78" w14:textId="77777777" w:rsidR="00DE645E" w:rsidRDefault="008C3ED1">
      <w:pPr>
        <w:pStyle w:val="af1"/>
        <w:spacing w:after="0"/>
        <w:rPr>
          <w:rFonts w:ascii="宋体" w:hAnsi="宋体"/>
          <w:lang w:val="en-GB"/>
        </w:rPr>
      </w:pPr>
      <w:r>
        <w:rPr>
          <w:rStyle w:val="afc"/>
          <w:rFonts w:ascii="宋体" w:hAnsi="宋体"/>
        </w:rPr>
        <w:footnoteRef/>
      </w:r>
      <w:r>
        <w:rPr>
          <w:rFonts w:ascii="宋体" w:hAnsi="宋体"/>
        </w:rPr>
        <w:t xml:space="preserve"> </w:t>
      </w:r>
      <w:r>
        <w:rPr>
          <w:rFonts w:ascii="宋体" w:hAnsi="宋体" w:hint="eastAsia"/>
        </w:rPr>
        <w:t>本</w:t>
      </w:r>
      <w:proofErr w:type="gramStart"/>
      <w:r>
        <w:rPr>
          <w:rFonts w:ascii="宋体" w:hAnsi="宋体" w:hint="eastAsia"/>
        </w:rPr>
        <w:t>询证函</w:t>
      </w:r>
      <w:proofErr w:type="gramEnd"/>
      <w:r>
        <w:rPr>
          <w:rFonts w:ascii="宋体" w:hAnsi="宋体" w:hint="eastAsia"/>
        </w:rPr>
        <w:t>格式中，“本公司”可以根据实际情况填写为“本单位”等措辞。</w:t>
      </w:r>
    </w:p>
  </w:footnote>
  <w:footnote w:id="3">
    <w:p w14:paraId="5078F7FE" w14:textId="77777777" w:rsidR="00DE645E" w:rsidRDefault="008C3ED1">
      <w:pPr>
        <w:pStyle w:val="af1"/>
        <w:spacing w:after="0"/>
        <w:rPr>
          <w:rFonts w:ascii="宋体" w:hAnsi="宋体"/>
          <w:lang w:val="en-GB"/>
        </w:rPr>
      </w:pPr>
      <w:r>
        <w:rPr>
          <w:rStyle w:val="afc"/>
          <w:rFonts w:ascii="宋体" w:hAnsi="宋体"/>
        </w:rPr>
        <w:footnoteRef/>
      </w:r>
      <w:r>
        <w:rPr>
          <w:rFonts w:ascii="宋体" w:hAnsi="宋体"/>
        </w:rPr>
        <w:t xml:space="preserve"> </w:t>
      </w:r>
      <w:r>
        <w:rPr>
          <w:rFonts w:ascii="宋体" w:hAnsi="宋体" w:hint="eastAsia"/>
        </w:rPr>
        <w:t>本</w:t>
      </w:r>
      <w:proofErr w:type="gramStart"/>
      <w:r>
        <w:rPr>
          <w:rFonts w:ascii="宋体" w:hAnsi="宋体" w:hint="eastAsia"/>
        </w:rPr>
        <w:t>询证函</w:t>
      </w:r>
      <w:proofErr w:type="gramEnd"/>
      <w:r>
        <w:rPr>
          <w:rFonts w:ascii="宋体" w:hAnsi="宋体" w:hint="eastAsia"/>
        </w:rPr>
        <w:t>格式中，</w:t>
      </w:r>
      <w:r>
        <w:rPr>
          <w:rFonts w:hint="eastAsia"/>
        </w:rPr>
        <w:t>“</w:t>
      </w:r>
      <w:r>
        <w:rPr>
          <w:rFonts w:ascii="Times New Roman" w:eastAsia="仿宋_GB2312" w:hAnsi="Times New Roman"/>
        </w:rPr>
        <w:t>[</w:t>
      </w:r>
      <w:r>
        <w:rPr>
          <w:rFonts w:ascii="Times New Roman" w:eastAsia="仿宋_GB2312" w:hAnsi="Times New Roman" w:hint="eastAsia"/>
        </w:rPr>
        <w:t xml:space="preserve"> </w:t>
      </w:r>
      <w:r>
        <w:rPr>
          <w:rFonts w:ascii="Times New Roman" w:eastAsia="仿宋_GB2312" w:hAnsi="Times New Roman"/>
        </w:rPr>
        <w:t>]</w:t>
      </w:r>
      <w:r>
        <w:rPr>
          <w:rFonts w:hint="eastAsia"/>
        </w:rPr>
        <w:t>”中显示的内容可以根据实际情况填写。</w:t>
      </w:r>
    </w:p>
  </w:footnote>
  <w:footnote w:id="4">
    <w:p w14:paraId="4BCEA02B" w14:textId="77777777" w:rsidR="00DE645E" w:rsidRDefault="008C3ED1">
      <w:pPr>
        <w:pStyle w:val="af1"/>
        <w:spacing w:after="0"/>
        <w:rPr>
          <w:rFonts w:ascii="宋体" w:hAnsi="宋体"/>
        </w:rPr>
      </w:pPr>
      <w:r>
        <w:rPr>
          <w:rStyle w:val="afc"/>
          <w:rFonts w:ascii="宋体" w:hAnsi="宋体"/>
        </w:rPr>
        <w:footnoteRef/>
      </w:r>
      <w:r>
        <w:rPr>
          <w:rFonts w:ascii="宋体" w:hAnsi="宋体" w:hint="eastAsia"/>
        </w:rPr>
        <w:t xml:space="preserve"> </w:t>
      </w:r>
      <w:r>
        <w:rPr>
          <w:rFonts w:ascii="宋体" w:hAnsi="宋体" w:hint="eastAsia"/>
        </w:rPr>
        <w:t>根据《中华人民共和国电子签名法》（</w:t>
      </w:r>
      <w:r>
        <w:rPr>
          <w:rFonts w:ascii="宋体" w:hAnsi="宋体" w:hint="eastAsia"/>
        </w:rPr>
        <w:t>以下简称《电子签名法》），可靠的电子</w:t>
      </w:r>
      <w:proofErr w:type="gramStart"/>
      <w:r>
        <w:rPr>
          <w:rFonts w:ascii="宋体" w:hAnsi="宋体" w:hint="eastAsia"/>
        </w:rPr>
        <w:t>询证函属于</w:t>
      </w:r>
      <w:proofErr w:type="gramEnd"/>
      <w:r>
        <w:rPr>
          <w:rFonts w:ascii="宋体" w:hAnsi="宋体" w:hint="eastAsia"/>
        </w:rPr>
        <w:t>《电子签名法》规定的一种数据电文。可靠的电子签名与手写签名或者盖章具有同等法律效力。</w:t>
      </w:r>
      <w:proofErr w:type="gramStart"/>
      <w:r>
        <w:rPr>
          <w:rFonts w:ascii="宋体" w:hAnsi="宋体" w:hint="eastAsia"/>
        </w:rPr>
        <w:t>函证各</w:t>
      </w:r>
      <w:proofErr w:type="gramEnd"/>
      <w:r>
        <w:rPr>
          <w:rFonts w:ascii="宋体" w:hAnsi="宋体" w:hint="eastAsia"/>
        </w:rPr>
        <w:t>相关方在</w:t>
      </w:r>
      <w:proofErr w:type="gramStart"/>
      <w:r>
        <w:rPr>
          <w:rFonts w:ascii="宋体" w:hAnsi="宋体" w:hint="eastAsia"/>
        </w:rPr>
        <w:t>数字函证平台</w:t>
      </w:r>
      <w:proofErr w:type="gramEnd"/>
      <w:r>
        <w:rPr>
          <w:rFonts w:ascii="宋体" w:hAnsi="宋体" w:hint="eastAsia"/>
        </w:rPr>
        <w:t>中使用符合《电子签名法》相关规定的数据电文和电子签名具有法律效力。</w:t>
      </w:r>
    </w:p>
  </w:footnote>
  <w:footnote w:id="5">
    <w:p w14:paraId="50E363BE" w14:textId="77777777" w:rsidR="00DE645E" w:rsidRDefault="008C3ED1">
      <w:pPr>
        <w:pStyle w:val="af1"/>
        <w:spacing w:after="0"/>
        <w:rPr>
          <w:rFonts w:ascii="宋体" w:hAnsi="宋体"/>
          <w:lang w:val="en-GB"/>
        </w:rPr>
      </w:pPr>
      <w:r>
        <w:rPr>
          <w:rStyle w:val="afc"/>
          <w:rFonts w:ascii="宋体" w:hAnsi="宋体"/>
        </w:rPr>
        <w:footnoteRef/>
      </w:r>
      <w:r>
        <w:rPr>
          <w:rFonts w:ascii="宋体" w:hAnsi="宋体"/>
        </w:rPr>
        <w:t xml:space="preserve"> </w:t>
      </w:r>
      <w:r>
        <w:rPr>
          <w:rFonts w:ascii="宋体" w:hAnsi="宋体"/>
        </w:rPr>
        <w:t>会计师</w:t>
      </w:r>
      <w:r>
        <w:rPr>
          <w:rFonts w:ascii="宋体" w:hAnsi="宋体" w:hint="eastAsia"/>
        </w:rPr>
        <w:t>事务所应按照相关银行公示的</w:t>
      </w:r>
      <w:proofErr w:type="gramStart"/>
      <w:r>
        <w:rPr>
          <w:rFonts w:ascii="宋体" w:hAnsi="宋体" w:hint="eastAsia"/>
        </w:rPr>
        <w:t>函证具体</w:t>
      </w:r>
      <w:proofErr w:type="gramEnd"/>
      <w:r>
        <w:rPr>
          <w:rFonts w:ascii="宋体" w:hAnsi="宋体" w:hint="eastAsia"/>
        </w:rPr>
        <w:t>要求提供相关人员的证明文件等。</w:t>
      </w:r>
    </w:p>
  </w:footnote>
  <w:footnote w:id="6">
    <w:p w14:paraId="3E764CDC" w14:textId="77777777" w:rsidR="00DE645E" w:rsidRDefault="008C3ED1">
      <w:pPr>
        <w:pStyle w:val="af1"/>
        <w:spacing w:after="0"/>
        <w:rPr>
          <w:rFonts w:eastAsiaTheme="minorEastAsia"/>
          <w:lang w:val="en-GB"/>
        </w:rPr>
      </w:pPr>
      <w:r>
        <w:rPr>
          <w:rStyle w:val="afc"/>
          <w:rFonts w:ascii="宋体" w:hAnsi="宋体"/>
        </w:rPr>
        <w:footnoteRef/>
      </w:r>
      <w:r>
        <w:rPr>
          <w:rFonts w:ascii="宋体" w:hAnsi="宋体" w:hint="eastAsia"/>
        </w:rPr>
        <w:t>“回函地址、联系人、电话、邮编、电子邮箱”等要素应完整、准确填写。</w:t>
      </w:r>
    </w:p>
  </w:footnote>
  <w:footnote w:id="7">
    <w:p w14:paraId="5B6F6FC8" w14:textId="77777777" w:rsidR="00DE645E" w:rsidRDefault="008C3ED1">
      <w:pPr>
        <w:pStyle w:val="af1"/>
      </w:pPr>
      <w:r>
        <w:rPr>
          <w:rStyle w:val="afc"/>
          <w:rFonts w:ascii="宋体" w:hAnsi="宋体"/>
        </w:rPr>
        <w:footnoteRef/>
      </w:r>
      <w:r>
        <w:t xml:space="preserve"> </w:t>
      </w:r>
      <w:bookmarkStart w:id="3" w:name="_Hlk146719114"/>
      <w:r>
        <w:rPr>
          <w:rFonts w:hint="eastAsia"/>
        </w:rPr>
        <w:t>扣款账户不得填列资金监管账户、保证金账户、农民工工资专户等无法用于扣款的账户。</w:t>
      </w:r>
      <w:bookmarkEnd w:id="3"/>
    </w:p>
  </w:footnote>
  <w:footnote w:id="8">
    <w:p w14:paraId="5D204005" w14:textId="77777777" w:rsidR="00DE645E" w:rsidRDefault="008C3ED1">
      <w:pPr>
        <w:pStyle w:val="af1"/>
        <w:spacing w:after="0"/>
        <w:rPr>
          <w:rFonts w:ascii="宋体" w:hAnsi="宋体"/>
        </w:rPr>
      </w:pPr>
      <w:r>
        <w:rPr>
          <w:rFonts w:ascii="宋体" w:hAnsi="宋体" w:hint="eastAsia"/>
        </w:rPr>
        <w:t>以下备注说明可以</w:t>
      </w:r>
      <w:proofErr w:type="gramStart"/>
      <w:r>
        <w:rPr>
          <w:rFonts w:ascii="宋体" w:hAnsi="宋体" w:hint="eastAsia"/>
        </w:rPr>
        <w:t>于函证</w:t>
      </w:r>
      <w:proofErr w:type="gramEnd"/>
      <w:r>
        <w:rPr>
          <w:rFonts w:ascii="宋体" w:hAnsi="宋体" w:hint="eastAsia"/>
        </w:rPr>
        <w:t>时删除：</w:t>
      </w:r>
    </w:p>
    <w:p w14:paraId="3944DD07" w14:textId="77777777" w:rsidR="00DE645E" w:rsidRDefault="008C3ED1">
      <w:pPr>
        <w:pStyle w:val="af1"/>
        <w:spacing w:after="0"/>
        <w:rPr>
          <w:rFonts w:ascii="宋体" w:hAnsi="宋体"/>
          <w:lang w:val="en-GB"/>
        </w:rPr>
      </w:pPr>
      <w:r>
        <w:rPr>
          <w:rStyle w:val="afc"/>
          <w:rFonts w:ascii="宋体" w:hAnsi="宋体"/>
        </w:rPr>
        <w:footnoteRef/>
      </w:r>
      <w:r>
        <w:rPr>
          <w:rFonts w:ascii="宋体" w:hAnsi="宋体"/>
        </w:rPr>
        <w:t xml:space="preserve"> </w:t>
      </w:r>
      <w:r>
        <w:rPr>
          <w:rFonts w:ascii="宋体" w:hAnsi="宋体" w:hint="eastAsia"/>
        </w:rPr>
        <w:t>本</w:t>
      </w:r>
      <w:proofErr w:type="gramStart"/>
      <w:r>
        <w:rPr>
          <w:rFonts w:ascii="宋体" w:hAnsi="宋体" w:hint="eastAsia"/>
        </w:rPr>
        <w:t>询证函</w:t>
      </w:r>
      <w:proofErr w:type="gramEnd"/>
      <w:r>
        <w:rPr>
          <w:rFonts w:ascii="宋体" w:hAnsi="宋体" w:hint="eastAsia"/>
        </w:rPr>
        <w:t>格式中，“本公司”可以根据实际情况填写为“本单位”等措辞。</w:t>
      </w:r>
    </w:p>
  </w:footnote>
  <w:footnote w:id="9">
    <w:p w14:paraId="21E02DE3" w14:textId="77777777" w:rsidR="00DE645E" w:rsidRDefault="008C3ED1">
      <w:pPr>
        <w:pStyle w:val="af1"/>
        <w:spacing w:after="0"/>
      </w:pPr>
      <w:r>
        <w:rPr>
          <w:rStyle w:val="afc"/>
          <w:rFonts w:ascii="宋体" w:hAnsi="宋体"/>
        </w:rPr>
        <w:footnoteRef/>
      </w:r>
      <w:r>
        <w:rPr>
          <w:rFonts w:ascii="宋体" w:hAnsi="宋体" w:hint="eastAsia"/>
        </w:rPr>
        <w:t xml:space="preserve"> </w:t>
      </w:r>
      <w:r>
        <w:rPr>
          <w:rFonts w:ascii="宋体" w:hAnsi="宋体" w:hint="eastAsia"/>
        </w:rPr>
        <w:t>本</w:t>
      </w:r>
      <w:proofErr w:type="gramStart"/>
      <w:r>
        <w:rPr>
          <w:rFonts w:ascii="宋体" w:hAnsi="宋体" w:hint="eastAsia"/>
        </w:rPr>
        <w:t>询证函</w:t>
      </w:r>
      <w:proofErr w:type="gramEnd"/>
      <w:r>
        <w:rPr>
          <w:rFonts w:ascii="宋体" w:hAnsi="宋体" w:hint="eastAsia"/>
        </w:rPr>
        <w:t>格式中，“</w:t>
      </w:r>
      <w:r>
        <w:rPr>
          <w:rFonts w:ascii="Times New Roman" w:eastAsia="仿宋_GB2312" w:hAnsi="Times New Roman"/>
        </w:rPr>
        <w:t>[</w:t>
      </w:r>
      <w:r>
        <w:rPr>
          <w:rFonts w:ascii="Times New Roman" w:eastAsia="仿宋_GB2312" w:hAnsi="Times New Roman" w:hint="eastAsia"/>
        </w:rPr>
        <w:t xml:space="preserve"> </w:t>
      </w:r>
      <w:r>
        <w:rPr>
          <w:rFonts w:ascii="Times New Roman" w:eastAsia="仿宋_GB2312" w:hAnsi="Times New Roman"/>
        </w:rPr>
        <w:t>]</w:t>
      </w:r>
      <w:r>
        <w:rPr>
          <w:rFonts w:ascii="宋体" w:hAnsi="宋体" w:hint="eastAsia"/>
        </w:rPr>
        <w:t>”中显示的内容可以根据实际情况填写。</w:t>
      </w:r>
    </w:p>
  </w:footnote>
  <w:footnote w:id="10">
    <w:p w14:paraId="304D16DC" w14:textId="77777777" w:rsidR="00DE645E" w:rsidRDefault="008C3ED1">
      <w:pPr>
        <w:pStyle w:val="af1"/>
        <w:spacing w:after="0"/>
      </w:pPr>
      <w:r>
        <w:rPr>
          <w:rStyle w:val="afc"/>
          <w:rFonts w:ascii="宋体" w:hAnsi="宋体"/>
        </w:rPr>
        <w:footnoteRef/>
      </w:r>
      <w:r>
        <w:rPr>
          <w:rFonts w:hint="eastAsia"/>
        </w:rPr>
        <w:t xml:space="preserve"> </w:t>
      </w:r>
      <w:r>
        <w:rPr>
          <w:rFonts w:hint="eastAsia"/>
        </w:rPr>
        <w:t>根据《中华人民共和国电子签名法》（</w:t>
      </w:r>
      <w:r>
        <w:rPr>
          <w:rFonts w:hint="eastAsia"/>
        </w:rPr>
        <w:t>以下简称《电子签名法》），可靠的电子</w:t>
      </w:r>
      <w:proofErr w:type="gramStart"/>
      <w:r>
        <w:rPr>
          <w:rFonts w:hint="eastAsia"/>
        </w:rPr>
        <w:t>询证函属于</w:t>
      </w:r>
      <w:proofErr w:type="gramEnd"/>
      <w:r>
        <w:rPr>
          <w:rFonts w:hint="eastAsia"/>
        </w:rPr>
        <w:t>《电子签名法》规定的一种数据电文。可靠的电子签名与手写签名或者盖章具有同等法律效力。</w:t>
      </w:r>
      <w:proofErr w:type="gramStart"/>
      <w:r>
        <w:rPr>
          <w:rFonts w:hint="eastAsia"/>
        </w:rPr>
        <w:t>函证各</w:t>
      </w:r>
      <w:proofErr w:type="gramEnd"/>
      <w:r>
        <w:rPr>
          <w:rFonts w:hint="eastAsia"/>
        </w:rPr>
        <w:t>相关方在</w:t>
      </w:r>
      <w:proofErr w:type="gramStart"/>
      <w:r>
        <w:rPr>
          <w:rFonts w:hint="eastAsia"/>
        </w:rPr>
        <w:t>数字函证</w:t>
      </w:r>
      <w:r>
        <w:rPr>
          <w:rFonts w:ascii="宋体" w:hAnsi="宋体" w:hint="eastAsia"/>
        </w:rPr>
        <w:t>平台</w:t>
      </w:r>
      <w:proofErr w:type="gramEnd"/>
      <w:r>
        <w:rPr>
          <w:rFonts w:hint="eastAsia"/>
        </w:rPr>
        <w:t>中使用符合《电子签名法》相关规定的数据电文和电子签名具有法律效力。</w:t>
      </w:r>
    </w:p>
  </w:footnote>
  <w:footnote w:id="11">
    <w:p w14:paraId="1872D502" w14:textId="77777777" w:rsidR="00DE645E" w:rsidRDefault="008C3ED1">
      <w:pPr>
        <w:pStyle w:val="af1"/>
        <w:spacing w:after="0"/>
      </w:pPr>
      <w:r>
        <w:rPr>
          <w:rStyle w:val="afc"/>
          <w:rFonts w:ascii="宋体" w:hAnsi="宋体"/>
        </w:rPr>
        <w:footnoteRef/>
      </w:r>
      <w:r>
        <w:t xml:space="preserve"> </w:t>
      </w:r>
      <w:r>
        <w:t>会计师</w:t>
      </w:r>
      <w:r>
        <w:rPr>
          <w:rFonts w:hint="eastAsia"/>
        </w:rPr>
        <w:t>事务所应按照相关银行公示的</w:t>
      </w:r>
      <w:proofErr w:type="gramStart"/>
      <w:r>
        <w:rPr>
          <w:rFonts w:hint="eastAsia"/>
        </w:rPr>
        <w:t>函证具体</w:t>
      </w:r>
      <w:proofErr w:type="gramEnd"/>
      <w:r>
        <w:rPr>
          <w:rFonts w:hint="eastAsia"/>
        </w:rPr>
        <w:t>要求提供相关人员的证明文件等。</w:t>
      </w:r>
    </w:p>
  </w:footnote>
  <w:footnote w:id="12">
    <w:p w14:paraId="08627476" w14:textId="77777777" w:rsidR="00DE645E" w:rsidRDefault="008C3ED1">
      <w:pPr>
        <w:pStyle w:val="af1"/>
        <w:spacing w:after="0"/>
      </w:pPr>
      <w:r>
        <w:rPr>
          <w:rStyle w:val="afc"/>
          <w:rFonts w:ascii="宋体" w:hAnsi="宋体"/>
        </w:rPr>
        <w:footnoteRef/>
      </w:r>
      <w:r>
        <w:rPr>
          <w:rFonts w:ascii="宋体" w:hAnsi="宋体" w:hint="eastAsia"/>
        </w:rPr>
        <w:t>“</w:t>
      </w:r>
      <w:r>
        <w:rPr>
          <w:rFonts w:hint="eastAsia"/>
        </w:rPr>
        <w:t>回函地址、联系人、电话</w:t>
      </w:r>
      <w:r>
        <w:rPr>
          <w:rFonts w:hint="eastAsia"/>
        </w:rPr>
        <w:t>、邮编、电子邮箱</w:t>
      </w:r>
      <w:r>
        <w:rPr>
          <w:rFonts w:ascii="宋体" w:hAnsi="宋体" w:hint="eastAsia"/>
        </w:rPr>
        <w:t>”</w:t>
      </w:r>
      <w:r>
        <w:rPr>
          <w:rFonts w:hint="eastAsia"/>
        </w:rPr>
        <w:t>等要素应</w:t>
      </w:r>
      <w:r>
        <w:rPr>
          <w:rFonts w:ascii="宋体" w:hAnsi="宋体" w:hint="eastAsia"/>
        </w:rPr>
        <w:t>完整、</w:t>
      </w:r>
      <w:r>
        <w:rPr>
          <w:rFonts w:hint="eastAsia"/>
        </w:rPr>
        <w:t>准确填写。</w:t>
      </w:r>
    </w:p>
  </w:footnote>
  <w:footnote w:id="13">
    <w:p w14:paraId="441A9853" w14:textId="77777777" w:rsidR="00DE645E" w:rsidRDefault="008C3ED1">
      <w:pPr>
        <w:pStyle w:val="af1"/>
        <w:rPr>
          <w:rFonts w:ascii="宋体" w:hAnsi="宋体"/>
        </w:rPr>
      </w:pPr>
      <w:r>
        <w:rPr>
          <w:rStyle w:val="afc"/>
          <w:rFonts w:ascii="宋体" w:hAnsi="宋体"/>
        </w:rPr>
        <w:footnoteRef/>
      </w:r>
      <w:r>
        <w:rPr>
          <w:rFonts w:ascii="宋体" w:hAnsi="宋体"/>
        </w:rPr>
        <w:t xml:space="preserve"> </w:t>
      </w:r>
      <w:r>
        <w:rPr>
          <w:rFonts w:ascii="宋体" w:hAnsi="宋体" w:hint="eastAsia"/>
        </w:rPr>
        <w:t>扣款账户不得填列资金监管账户、保证金账户、农民工工资专户等无法用于扣款的账户。</w:t>
      </w:r>
    </w:p>
  </w:footnote>
  <w:footnote w:id="14">
    <w:p w14:paraId="4B52909A" w14:textId="77777777" w:rsidR="00DE645E" w:rsidRDefault="008C3ED1">
      <w:pPr>
        <w:pStyle w:val="af1"/>
        <w:spacing w:after="0"/>
        <w:rPr>
          <w:rFonts w:ascii="宋体" w:hAnsi="宋体"/>
        </w:rPr>
      </w:pPr>
      <w:r>
        <w:rPr>
          <w:rFonts w:ascii="宋体" w:hAnsi="宋体" w:hint="eastAsia"/>
        </w:rPr>
        <w:t>以下备注说明可以</w:t>
      </w:r>
      <w:proofErr w:type="gramStart"/>
      <w:r>
        <w:rPr>
          <w:rFonts w:ascii="宋体" w:hAnsi="宋体" w:hint="eastAsia"/>
        </w:rPr>
        <w:t>于函证</w:t>
      </w:r>
      <w:proofErr w:type="gramEnd"/>
      <w:r>
        <w:rPr>
          <w:rFonts w:ascii="宋体" w:hAnsi="宋体" w:hint="eastAsia"/>
        </w:rPr>
        <w:t>时删除：</w:t>
      </w:r>
    </w:p>
    <w:p w14:paraId="398245BA" w14:textId="77777777" w:rsidR="00DE645E" w:rsidRDefault="008C3ED1">
      <w:pPr>
        <w:pStyle w:val="af1"/>
        <w:spacing w:after="0"/>
        <w:rPr>
          <w:rStyle w:val="afc"/>
        </w:rPr>
      </w:pPr>
      <w:r>
        <w:rPr>
          <w:rStyle w:val="afc"/>
          <w:rFonts w:ascii="宋体" w:hAnsi="宋体"/>
        </w:rPr>
        <w:footnoteRef/>
      </w:r>
      <w:r>
        <w:rPr>
          <w:rFonts w:ascii="宋体" w:hAnsi="宋体" w:hint="eastAsia"/>
        </w:rPr>
        <w:t xml:space="preserve"> </w:t>
      </w:r>
      <w:r>
        <w:rPr>
          <w:rFonts w:ascii="宋体" w:hAnsi="宋体" w:hint="eastAsia"/>
        </w:rPr>
        <w:t>本</w:t>
      </w:r>
      <w:proofErr w:type="gramStart"/>
      <w:r>
        <w:rPr>
          <w:rFonts w:ascii="宋体" w:hAnsi="宋体" w:hint="eastAsia"/>
        </w:rPr>
        <w:t>询证函</w:t>
      </w:r>
      <w:proofErr w:type="gramEnd"/>
      <w:r>
        <w:rPr>
          <w:rFonts w:ascii="宋体" w:hAnsi="宋体" w:hint="eastAsia"/>
        </w:rPr>
        <w:t>格式中，“本公司”可以根据实际情况填写为“本单位”等措辞。</w:t>
      </w:r>
    </w:p>
  </w:footnote>
  <w:footnote w:id="15">
    <w:p w14:paraId="55B9CBFB" w14:textId="77777777" w:rsidR="00DE645E" w:rsidRDefault="008C3ED1">
      <w:pPr>
        <w:pStyle w:val="af1"/>
        <w:spacing w:after="0"/>
        <w:rPr>
          <w:rStyle w:val="afc"/>
        </w:rPr>
      </w:pPr>
      <w:r>
        <w:rPr>
          <w:rStyle w:val="afc"/>
          <w:rFonts w:ascii="宋体" w:hAnsi="宋体"/>
        </w:rPr>
        <w:footnoteRef/>
      </w:r>
      <w:r>
        <w:rPr>
          <w:rFonts w:ascii="宋体" w:hAnsi="宋体" w:hint="eastAsia"/>
        </w:rPr>
        <w:t xml:space="preserve"> </w:t>
      </w:r>
      <w:r>
        <w:rPr>
          <w:rFonts w:ascii="宋体" w:hAnsi="宋体" w:hint="eastAsia"/>
        </w:rPr>
        <w:t>本</w:t>
      </w:r>
      <w:proofErr w:type="gramStart"/>
      <w:r>
        <w:rPr>
          <w:rFonts w:ascii="宋体" w:hAnsi="宋体" w:hint="eastAsia"/>
        </w:rPr>
        <w:t>询证函</w:t>
      </w:r>
      <w:proofErr w:type="gramEnd"/>
      <w:r>
        <w:rPr>
          <w:rFonts w:ascii="宋体" w:hAnsi="宋体" w:hint="eastAsia"/>
        </w:rPr>
        <w:t>格式中，</w:t>
      </w:r>
      <w:r>
        <w:rPr>
          <w:rFonts w:hint="eastAsia"/>
        </w:rPr>
        <w:t>“</w:t>
      </w:r>
      <w:r>
        <w:rPr>
          <w:rFonts w:ascii="Times New Roman" w:eastAsia="仿宋_GB2312" w:hAnsi="Times New Roman"/>
        </w:rPr>
        <w:t>[</w:t>
      </w:r>
      <w:r>
        <w:rPr>
          <w:rFonts w:ascii="Times New Roman" w:eastAsia="仿宋_GB2312" w:hAnsi="Times New Roman" w:hint="eastAsia"/>
        </w:rPr>
        <w:t xml:space="preserve"> </w:t>
      </w:r>
      <w:r>
        <w:rPr>
          <w:rFonts w:ascii="Times New Roman" w:eastAsia="仿宋_GB2312" w:hAnsi="Times New Roman"/>
        </w:rPr>
        <w:t>]</w:t>
      </w:r>
      <w:r>
        <w:rPr>
          <w:rFonts w:hint="eastAsia"/>
        </w:rPr>
        <w:t>”中显示的内容可以根据实际情况填写。</w:t>
      </w:r>
    </w:p>
  </w:footnote>
  <w:footnote w:id="16">
    <w:p w14:paraId="53D34D1A" w14:textId="77777777" w:rsidR="00DE645E" w:rsidRDefault="008C3ED1">
      <w:pPr>
        <w:pStyle w:val="af1"/>
        <w:spacing w:after="0"/>
        <w:rPr>
          <w:rFonts w:ascii="宋体" w:hAnsi="宋体"/>
        </w:rPr>
      </w:pPr>
      <w:r>
        <w:rPr>
          <w:rStyle w:val="afc"/>
          <w:rFonts w:ascii="宋体" w:hAnsi="宋体"/>
        </w:rPr>
        <w:footnoteRef/>
      </w:r>
      <w:r>
        <w:rPr>
          <w:rFonts w:ascii="宋体" w:hAnsi="宋体" w:hint="eastAsia"/>
        </w:rPr>
        <w:t xml:space="preserve"> </w:t>
      </w:r>
      <w:r>
        <w:rPr>
          <w:rFonts w:ascii="宋体" w:hAnsi="宋体" w:hint="eastAsia"/>
        </w:rPr>
        <w:t>根据《中华人民共和国电子签名法》（</w:t>
      </w:r>
      <w:r>
        <w:rPr>
          <w:rFonts w:ascii="宋体" w:hAnsi="宋体" w:hint="eastAsia"/>
        </w:rPr>
        <w:t>以下简称《电子签名法》），可靠的电子</w:t>
      </w:r>
      <w:proofErr w:type="gramStart"/>
      <w:r>
        <w:rPr>
          <w:rFonts w:ascii="宋体" w:hAnsi="宋体" w:hint="eastAsia"/>
        </w:rPr>
        <w:t>询证函属于</w:t>
      </w:r>
      <w:proofErr w:type="gramEnd"/>
      <w:r>
        <w:rPr>
          <w:rFonts w:ascii="宋体" w:hAnsi="宋体" w:hint="eastAsia"/>
        </w:rPr>
        <w:t>《电子签名法》规定的一种数据电文。可靠的电子签名与手写签名或者盖章具有同等法律效力。</w:t>
      </w:r>
      <w:proofErr w:type="gramStart"/>
      <w:r>
        <w:rPr>
          <w:rFonts w:ascii="宋体" w:hAnsi="宋体" w:hint="eastAsia"/>
        </w:rPr>
        <w:t>函证各</w:t>
      </w:r>
      <w:proofErr w:type="gramEnd"/>
      <w:r>
        <w:rPr>
          <w:rFonts w:ascii="宋体" w:hAnsi="宋体" w:hint="eastAsia"/>
        </w:rPr>
        <w:t>相关方在</w:t>
      </w:r>
      <w:proofErr w:type="gramStart"/>
      <w:r>
        <w:rPr>
          <w:rFonts w:ascii="宋体" w:hAnsi="宋体" w:hint="eastAsia"/>
        </w:rPr>
        <w:t>数字函证平台</w:t>
      </w:r>
      <w:proofErr w:type="gramEnd"/>
      <w:r>
        <w:rPr>
          <w:rFonts w:ascii="宋体" w:hAnsi="宋体" w:hint="eastAsia"/>
        </w:rPr>
        <w:t>中使用符合《电子签名法》相关规定的数据电文和电子签名具有法律效力。</w:t>
      </w:r>
    </w:p>
  </w:footnote>
  <w:footnote w:id="17">
    <w:p w14:paraId="6C41AE04" w14:textId="77777777" w:rsidR="00DE645E" w:rsidRDefault="008C3ED1">
      <w:pPr>
        <w:pStyle w:val="af1"/>
        <w:spacing w:after="0"/>
        <w:rPr>
          <w:rFonts w:ascii="宋体" w:hAnsi="宋体"/>
        </w:rPr>
      </w:pPr>
      <w:r>
        <w:rPr>
          <w:rStyle w:val="afc"/>
          <w:rFonts w:ascii="宋体" w:hAnsi="宋体"/>
        </w:rPr>
        <w:footnoteRef/>
      </w:r>
      <w:r>
        <w:rPr>
          <w:rFonts w:ascii="宋体" w:hAnsi="宋体"/>
        </w:rPr>
        <w:t xml:space="preserve"> </w:t>
      </w:r>
      <w:r>
        <w:rPr>
          <w:rFonts w:ascii="宋体" w:hAnsi="宋体"/>
        </w:rPr>
        <w:t>会计师</w:t>
      </w:r>
      <w:r>
        <w:rPr>
          <w:rFonts w:ascii="宋体" w:hAnsi="宋体" w:hint="eastAsia"/>
        </w:rPr>
        <w:t>事务所应按照相关银行公示的</w:t>
      </w:r>
      <w:proofErr w:type="gramStart"/>
      <w:r>
        <w:rPr>
          <w:rFonts w:ascii="宋体" w:hAnsi="宋体" w:hint="eastAsia"/>
        </w:rPr>
        <w:t>函证具体</w:t>
      </w:r>
      <w:proofErr w:type="gramEnd"/>
      <w:r>
        <w:rPr>
          <w:rFonts w:ascii="宋体" w:hAnsi="宋体" w:hint="eastAsia"/>
        </w:rPr>
        <w:t>要求提供相关人员的证明文件等。</w:t>
      </w:r>
    </w:p>
  </w:footnote>
  <w:footnote w:id="18">
    <w:p w14:paraId="2EBDCBE9" w14:textId="77777777" w:rsidR="00DE645E" w:rsidRDefault="008C3ED1">
      <w:pPr>
        <w:pStyle w:val="af1"/>
        <w:spacing w:after="0"/>
        <w:rPr>
          <w:rFonts w:ascii="宋体" w:hAnsi="宋体"/>
        </w:rPr>
      </w:pPr>
      <w:r>
        <w:rPr>
          <w:rStyle w:val="afc"/>
          <w:rFonts w:ascii="宋体" w:hAnsi="宋体"/>
        </w:rPr>
        <w:footnoteRef/>
      </w:r>
      <w:r>
        <w:rPr>
          <w:rFonts w:ascii="宋体" w:hAnsi="宋体" w:hint="eastAsia"/>
        </w:rPr>
        <w:t>“回函地址、联系人、电话、邮编、电子邮箱”等要素应完整、准确填写。</w:t>
      </w:r>
    </w:p>
  </w:footnote>
  <w:footnote w:id="19">
    <w:p w14:paraId="4244783F" w14:textId="77777777" w:rsidR="00DE645E" w:rsidRDefault="008C3ED1">
      <w:pPr>
        <w:pStyle w:val="af1"/>
        <w:rPr>
          <w:rFonts w:ascii="宋体" w:hAnsi="宋体"/>
        </w:rPr>
      </w:pPr>
      <w:r>
        <w:rPr>
          <w:rStyle w:val="afc"/>
          <w:rFonts w:ascii="宋体" w:hAnsi="宋体"/>
        </w:rPr>
        <w:footnoteRef/>
      </w:r>
      <w:r>
        <w:rPr>
          <w:rFonts w:ascii="宋体" w:hAnsi="宋体"/>
        </w:rPr>
        <w:t xml:space="preserve"> </w:t>
      </w:r>
      <w:r>
        <w:rPr>
          <w:rFonts w:ascii="宋体" w:hAnsi="宋体" w:hint="eastAsia"/>
        </w:rPr>
        <w:t>扣款账户不得填列资金监管账户、保证金账户、农民工工资专户等无法用于扣款的账户。</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8619986207796">
    <w15:presenceInfo w15:providerId="Windows Live" w15:userId="2dce075708e29d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1258"/>
    <w:rsid w:val="95DF3DB2"/>
    <w:rsid w:val="9BF7D416"/>
    <w:rsid w:val="9E53998B"/>
    <w:rsid w:val="9F7BA787"/>
    <w:rsid w:val="A3DB93B3"/>
    <w:rsid w:val="ADFFCA85"/>
    <w:rsid w:val="AFB34BC8"/>
    <w:rsid w:val="B1EC053E"/>
    <w:rsid w:val="BB79C758"/>
    <w:rsid w:val="D42FBB4E"/>
    <w:rsid w:val="D7F2C2BC"/>
    <w:rsid w:val="DB6D5C44"/>
    <w:rsid w:val="DBFF46E7"/>
    <w:rsid w:val="DF7FFAA9"/>
    <w:rsid w:val="E3D5E496"/>
    <w:rsid w:val="EEB4E62C"/>
    <w:rsid w:val="EF9FB89F"/>
    <w:rsid w:val="EFDEE9FD"/>
    <w:rsid w:val="F23F1BC9"/>
    <w:rsid w:val="F773DB29"/>
    <w:rsid w:val="F9EB8C3C"/>
    <w:rsid w:val="FA7A6699"/>
    <w:rsid w:val="FC990C0F"/>
    <w:rsid w:val="FDCD3D45"/>
    <w:rsid w:val="FDDD0C56"/>
    <w:rsid w:val="FE7ED195"/>
    <w:rsid w:val="FE9FE15A"/>
    <w:rsid w:val="FF9DF5B7"/>
    <w:rsid w:val="FFAF524D"/>
    <w:rsid w:val="FFCFDBE8"/>
    <w:rsid w:val="FFE5F998"/>
    <w:rsid w:val="FFFB22FB"/>
    <w:rsid w:val="0000058F"/>
    <w:rsid w:val="0000096E"/>
    <w:rsid w:val="00002515"/>
    <w:rsid w:val="00003B96"/>
    <w:rsid w:val="00005387"/>
    <w:rsid w:val="000054F1"/>
    <w:rsid w:val="0000603E"/>
    <w:rsid w:val="000063EA"/>
    <w:rsid w:val="00006B39"/>
    <w:rsid w:val="00006D69"/>
    <w:rsid w:val="00010648"/>
    <w:rsid w:val="000111B7"/>
    <w:rsid w:val="00011A6D"/>
    <w:rsid w:val="00013365"/>
    <w:rsid w:val="00015867"/>
    <w:rsid w:val="00015C71"/>
    <w:rsid w:val="000169C5"/>
    <w:rsid w:val="00017187"/>
    <w:rsid w:val="00020B37"/>
    <w:rsid w:val="0002106E"/>
    <w:rsid w:val="00021518"/>
    <w:rsid w:val="00021535"/>
    <w:rsid w:val="00021F0C"/>
    <w:rsid w:val="00023A77"/>
    <w:rsid w:val="000254C2"/>
    <w:rsid w:val="00026099"/>
    <w:rsid w:val="00027700"/>
    <w:rsid w:val="00030240"/>
    <w:rsid w:val="00030B2B"/>
    <w:rsid w:val="00031AE5"/>
    <w:rsid w:val="00032C2C"/>
    <w:rsid w:val="00033446"/>
    <w:rsid w:val="00033593"/>
    <w:rsid w:val="000361D7"/>
    <w:rsid w:val="00042B11"/>
    <w:rsid w:val="00042B45"/>
    <w:rsid w:val="0004405F"/>
    <w:rsid w:val="0004449D"/>
    <w:rsid w:val="00046D99"/>
    <w:rsid w:val="00050636"/>
    <w:rsid w:val="00050865"/>
    <w:rsid w:val="00051454"/>
    <w:rsid w:val="000518BF"/>
    <w:rsid w:val="0005222F"/>
    <w:rsid w:val="000526F6"/>
    <w:rsid w:val="00053493"/>
    <w:rsid w:val="00055582"/>
    <w:rsid w:val="0005605F"/>
    <w:rsid w:val="00056578"/>
    <w:rsid w:val="000628E2"/>
    <w:rsid w:val="000648FE"/>
    <w:rsid w:val="00065403"/>
    <w:rsid w:val="00065AE7"/>
    <w:rsid w:val="00067A37"/>
    <w:rsid w:val="00071ACC"/>
    <w:rsid w:val="00071F7E"/>
    <w:rsid w:val="0007289D"/>
    <w:rsid w:val="00073197"/>
    <w:rsid w:val="000767D6"/>
    <w:rsid w:val="00076DD3"/>
    <w:rsid w:val="00076FE2"/>
    <w:rsid w:val="000776A1"/>
    <w:rsid w:val="0008178C"/>
    <w:rsid w:val="000820FD"/>
    <w:rsid w:val="00084B39"/>
    <w:rsid w:val="00086A8F"/>
    <w:rsid w:val="000872F8"/>
    <w:rsid w:val="0008766C"/>
    <w:rsid w:val="00092DDB"/>
    <w:rsid w:val="00093E44"/>
    <w:rsid w:val="00096D9B"/>
    <w:rsid w:val="0009738C"/>
    <w:rsid w:val="00097878"/>
    <w:rsid w:val="000A00E1"/>
    <w:rsid w:val="000A2211"/>
    <w:rsid w:val="000A2877"/>
    <w:rsid w:val="000A364E"/>
    <w:rsid w:val="000A5E5A"/>
    <w:rsid w:val="000A5F0B"/>
    <w:rsid w:val="000A6637"/>
    <w:rsid w:val="000B1C59"/>
    <w:rsid w:val="000B22D0"/>
    <w:rsid w:val="000B2F63"/>
    <w:rsid w:val="000B5504"/>
    <w:rsid w:val="000B6D97"/>
    <w:rsid w:val="000B7209"/>
    <w:rsid w:val="000B7B64"/>
    <w:rsid w:val="000C01C2"/>
    <w:rsid w:val="000C0568"/>
    <w:rsid w:val="000C215F"/>
    <w:rsid w:val="000C29C6"/>
    <w:rsid w:val="000C33B4"/>
    <w:rsid w:val="000C7BC0"/>
    <w:rsid w:val="000D1993"/>
    <w:rsid w:val="000D1BFE"/>
    <w:rsid w:val="000D1DDB"/>
    <w:rsid w:val="000D213E"/>
    <w:rsid w:val="000D2B07"/>
    <w:rsid w:val="000D4484"/>
    <w:rsid w:val="000D4720"/>
    <w:rsid w:val="000E065C"/>
    <w:rsid w:val="000E0C25"/>
    <w:rsid w:val="000E218A"/>
    <w:rsid w:val="000E4579"/>
    <w:rsid w:val="000E45CF"/>
    <w:rsid w:val="000E561B"/>
    <w:rsid w:val="000E6089"/>
    <w:rsid w:val="000E639D"/>
    <w:rsid w:val="000F0EC5"/>
    <w:rsid w:val="000F1AED"/>
    <w:rsid w:val="000F284F"/>
    <w:rsid w:val="000F2BF2"/>
    <w:rsid w:val="000F3F2C"/>
    <w:rsid w:val="000F42CF"/>
    <w:rsid w:val="000F5281"/>
    <w:rsid w:val="000F6CE4"/>
    <w:rsid w:val="00101E68"/>
    <w:rsid w:val="00101F34"/>
    <w:rsid w:val="00103508"/>
    <w:rsid w:val="00107031"/>
    <w:rsid w:val="001073F4"/>
    <w:rsid w:val="00107D3A"/>
    <w:rsid w:val="0011001A"/>
    <w:rsid w:val="00110224"/>
    <w:rsid w:val="00110384"/>
    <w:rsid w:val="00110C29"/>
    <w:rsid w:val="001112F2"/>
    <w:rsid w:val="0011137B"/>
    <w:rsid w:val="001115E6"/>
    <w:rsid w:val="001122E4"/>
    <w:rsid w:val="00112E82"/>
    <w:rsid w:val="001131A5"/>
    <w:rsid w:val="001143F0"/>
    <w:rsid w:val="0011504F"/>
    <w:rsid w:val="00117B00"/>
    <w:rsid w:val="00120E7D"/>
    <w:rsid w:val="00121CAE"/>
    <w:rsid w:val="00121CBF"/>
    <w:rsid w:val="001224FD"/>
    <w:rsid w:val="00122EB2"/>
    <w:rsid w:val="00123D85"/>
    <w:rsid w:val="0012694E"/>
    <w:rsid w:val="0013207A"/>
    <w:rsid w:val="00132170"/>
    <w:rsid w:val="001345D7"/>
    <w:rsid w:val="00136AFD"/>
    <w:rsid w:val="00137368"/>
    <w:rsid w:val="001417C7"/>
    <w:rsid w:val="00141DCD"/>
    <w:rsid w:val="00142EFF"/>
    <w:rsid w:val="001438DC"/>
    <w:rsid w:val="001439EB"/>
    <w:rsid w:val="0014488D"/>
    <w:rsid w:val="00150BC6"/>
    <w:rsid w:val="001510C3"/>
    <w:rsid w:val="0015130D"/>
    <w:rsid w:val="0015191C"/>
    <w:rsid w:val="00151D96"/>
    <w:rsid w:val="00152DBE"/>
    <w:rsid w:val="001540CE"/>
    <w:rsid w:val="00160D1D"/>
    <w:rsid w:val="0016101A"/>
    <w:rsid w:val="001647FF"/>
    <w:rsid w:val="00165797"/>
    <w:rsid w:val="001659CE"/>
    <w:rsid w:val="00165AC7"/>
    <w:rsid w:val="00167050"/>
    <w:rsid w:val="00167E5D"/>
    <w:rsid w:val="00170208"/>
    <w:rsid w:val="00171402"/>
    <w:rsid w:val="001745D8"/>
    <w:rsid w:val="00175455"/>
    <w:rsid w:val="00175F35"/>
    <w:rsid w:val="001764F7"/>
    <w:rsid w:val="00176638"/>
    <w:rsid w:val="00176CDC"/>
    <w:rsid w:val="0017753B"/>
    <w:rsid w:val="00177A5B"/>
    <w:rsid w:val="001802D9"/>
    <w:rsid w:val="00181054"/>
    <w:rsid w:val="00181493"/>
    <w:rsid w:val="00182C23"/>
    <w:rsid w:val="001835C8"/>
    <w:rsid w:val="00183C2B"/>
    <w:rsid w:val="00184378"/>
    <w:rsid w:val="001847BF"/>
    <w:rsid w:val="00184AD9"/>
    <w:rsid w:val="0018589B"/>
    <w:rsid w:val="00186B99"/>
    <w:rsid w:val="00186F28"/>
    <w:rsid w:val="0018719D"/>
    <w:rsid w:val="001901CA"/>
    <w:rsid w:val="00190A3D"/>
    <w:rsid w:val="00194C3C"/>
    <w:rsid w:val="001957EC"/>
    <w:rsid w:val="0019662C"/>
    <w:rsid w:val="00196B8D"/>
    <w:rsid w:val="0019775D"/>
    <w:rsid w:val="001A1559"/>
    <w:rsid w:val="001A19DC"/>
    <w:rsid w:val="001A1D98"/>
    <w:rsid w:val="001A2206"/>
    <w:rsid w:val="001A33A7"/>
    <w:rsid w:val="001A3624"/>
    <w:rsid w:val="001A3919"/>
    <w:rsid w:val="001A6126"/>
    <w:rsid w:val="001A6C94"/>
    <w:rsid w:val="001B0DF2"/>
    <w:rsid w:val="001B1C67"/>
    <w:rsid w:val="001B406F"/>
    <w:rsid w:val="001B5190"/>
    <w:rsid w:val="001B56C5"/>
    <w:rsid w:val="001B58C5"/>
    <w:rsid w:val="001B69B4"/>
    <w:rsid w:val="001B734A"/>
    <w:rsid w:val="001B7811"/>
    <w:rsid w:val="001C04D9"/>
    <w:rsid w:val="001C06F8"/>
    <w:rsid w:val="001C0A8D"/>
    <w:rsid w:val="001C17EB"/>
    <w:rsid w:val="001C2B2F"/>
    <w:rsid w:val="001C3603"/>
    <w:rsid w:val="001C37AE"/>
    <w:rsid w:val="001C3B2E"/>
    <w:rsid w:val="001C44A6"/>
    <w:rsid w:val="001C4A69"/>
    <w:rsid w:val="001C4BB6"/>
    <w:rsid w:val="001C5033"/>
    <w:rsid w:val="001C6249"/>
    <w:rsid w:val="001C72A6"/>
    <w:rsid w:val="001D2A32"/>
    <w:rsid w:val="001D2FA5"/>
    <w:rsid w:val="001D33C0"/>
    <w:rsid w:val="001D78E1"/>
    <w:rsid w:val="001D7EAA"/>
    <w:rsid w:val="001E0950"/>
    <w:rsid w:val="001E1B42"/>
    <w:rsid w:val="001E2256"/>
    <w:rsid w:val="001E2963"/>
    <w:rsid w:val="001E33D9"/>
    <w:rsid w:val="001E3405"/>
    <w:rsid w:val="001E416D"/>
    <w:rsid w:val="001E4663"/>
    <w:rsid w:val="001E5339"/>
    <w:rsid w:val="001F07F4"/>
    <w:rsid w:val="001F2103"/>
    <w:rsid w:val="001F3741"/>
    <w:rsid w:val="001F3A32"/>
    <w:rsid w:val="001F4065"/>
    <w:rsid w:val="001F648F"/>
    <w:rsid w:val="002000B0"/>
    <w:rsid w:val="002016FB"/>
    <w:rsid w:val="00202AD2"/>
    <w:rsid w:val="00203003"/>
    <w:rsid w:val="002042EF"/>
    <w:rsid w:val="0020443C"/>
    <w:rsid w:val="002046A8"/>
    <w:rsid w:val="00205BE3"/>
    <w:rsid w:val="00207718"/>
    <w:rsid w:val="002109BC"/>
    <w:rsid w:val="00210FB2"/>
    <w:rsid w:val="00211768"/>
    <w:rsid w:val="00211B95"/>
    <w:rsid w:val="00212CAB"/>
    <w:rsid w:val="0021356A"/>
    <w:rsid w:val="00213C58"/>
    <w:rsid w:val="0021472D"/>
    <w:rsid w:val="00214F9E"/>
    <w:rsid w:val="00216550"/>
    <w:rsid w:val="0021672D"/>
    <w:rsid w:val="00220142"/>
    <w:rsid w:val="00220941"/>
    <w:rsid w:val="002218D0"/>
    <w:rsid w:val="002223B7"/>
    <w:rsid w:val="002242E2"/>
    <w:rsid w:val="00225A9A"/>
    <w:rsid w:val="002263D9"/>
    <w:rsid w:val="002308CF"/>
    <w:rsid w:val="00232809"/>
    <w:rsid w:val="0023418A"/>
    <w:rsid w:val="002377B4"/>
    <w:rsid w:val="0024028F"/>
    <w:rsid w:val="00242D60"/>
    <w:rsid w:val="00242EB5"/>
    <w:rsid w:val="002440C5"/>
    <w:rsid w:val="00245531"/>
    <w:rsid w:val="002462FE"/>
    <w:rsid w:val="002477C0"/>
    <w:rsid w:val="002527E6"/>
    <w:rsid w:val="00253B35"/>
    <w:rsid w:val="00255B73"/>
    <w:rsid w:val="00257EA3"/>
    <w:rsid w:val="002613EC"/>
    <w:rsid w:val="00261D0D"/>
    <w:rsid w:val="00262953"/>
    <w:rsid w:val="00264E77"/>
    <w:rsid w:val="00266EBB"/>
    <w:rsid w:val="00271AD2"/>
    <w:rsid w:val="002739DA"/>
    <w:rsid w:val="002747BD"/>
    <w:rsid w:val="00274B56"/>
    <w:rsid w:val="00280A2A"/>
    <w:rsid w:val="00280FAE"/>
    <w:rsid w:val="002812ED"/>
    <w:rsid w:val="002822DA"/>
    <w:rsid w:val="00282903"/>
    <w:rsid w:val="00282A28"/>
    <w:rsid w:val="00282E0C"/>
    <w:rsid w:val="00283C6D"/>
    <w:rsid w:val="00284199"/>
    <w:rsid w:val="002844AD"/>
    <w:rsid w:val="0028517B"/>
    <w:rsid w:val="00285FE3"/>
    <w:rsid w:val="00286441"/>
    <w:rsid w:val="002879B6"/>
    <w:rsid w:val="00293E14"/>
    <w:rsid w:val="00294957"/>
    <w:rsid w:val="00297534"/>
    <w:rsid w:val="002A00A8"/>
    <w:rsid w:val="002A24EF"/>
    <w:rsid w:val="002A3B45"/>
    <w:rsid w:val="002A43A2"/>
    <w:rsid w:val="002A479C"/>
    <w:rsid w:val="002A4AE6"/>
    <w:rsid w:val="002A4B3B"/>
    <w:rsid w:val="002A4FE6"/>
    <w:rsid w:val="002A5EA8"/>
    <w:rsid w:val="002A7CBB"/>
    <w:rsid w:val="002B0457"/>
    <w:rsid w:val="002B078A"/>
    <w:rsid w:val="002B1653"/>
    <w:rsid w:val="002B2A21"/>
    <w:rsid w:val="002B376E"/>
    <w:rsid w:val="002B3A03"/>
    <w:rsid w:val="002B5E52"/>
    <w:rsid w:val="002B633E"/>
    <w:rsid w:val="002B65B2"/>
    <w:rsid w:val="002B67AE"/>
    <w:rsid w:val="002B6B81"/>
    <w:rsid w:val="002C1055"/>
    <w:rsid w:val="002C2E02"/>
    <w:rsid w:val="002C3601"/>
    <w:rsid w:val="002C4BC1"/>
    <w:rsid w:val="002C4C04"/>
    <w:rsid w:val="002C4D01"/>
    <w:rsid w:val="002C4E0A"/>
    <w:rsid w:val="002C71E9"/>
    <w:rsid w:val="002D5231"/>
    <w:rsid w:val="002D7724"/>
    <w:rsid w:val="002E1490"/>
    <w:rsid w:val="002E21C7"/>
    <w:rsid w:val="002E21EC"/>
    <w:rsid w:val="002E245C"/>
    <w:rsid w:val="002E5176"/>
    <w:rsid w:val="002E546A"/>
    <w:rsid w:val="002E63FC"/>
    <w:rsid w:val="002E6AA4"/>
    <w:rsid w:val="002E7AED"/>
    <w:rsid w:val="002E7BF4"/>
    <w:rsid w:val="002E7F67"/>
    <w:rsid w:val="002F1D83"/>
    <w:rsid w:val="002F3F99"/>
    <w:rsid w:val="002F44AC"/>
    <w:rsid w:val="002F55C8"/>
    <w:rsid w:val="002F61A6"/>
    <w:rsid w:val="002F7848"/>
    <w:rsid w:val="00300A73"/>
    <w:rsid w:val="003011E3"/>
    <w:rsid w:val="003013BB"/>
    <w:rsid w:val="00301A99"/>
    <w:rsid w:val="00301D85"/>
    <w:rsid w:val="00302961"/>
    <w:rsid w:val="0030379F"/>
    <w:rsid w:val="00304C62"/>
    <w:rsid w:val="00306174"/>
    <w:rsid w:val="00307490"/>
    <w:rsid w:val="00307C73"/>
    <w:rsid w:val="0031051B"/>
    <w:rsid w:val="00310593"/>
    <w:rsid w:val="00311E6A"/>
    <w:rsid w:val="00312641"/>
    <w:rsid w:val="003134B7"/>
    <w:rsid w:val="00315241"/>
    <w:rsid w:val="003154E1"/>
    <w:rsid w:val="00315CDB"/>
    <w:rsid w:val="003200E7"/>
    <w:rsid w:val="00321AB7"/>
    <w:rsid w:val="003257B9"/>
    <w:rsid w:val="0033010F"/>
    <w:rsid w:val="0033117E"/>
    <w:rsid w:val="0033272D"/>
    <w:rsid w:val="003335D1"/>
    <w:rsid w:val="003356C4"/>
    <w:rsid w:val="00341E3B"/>
    <w:rsid w:val="00342A45"/>
    <w:rsid w:val="00343058"/>
    <w:rsid w:val="0034323E"/>
    <w:rsid w:val="003457D7"/>
    <w:rsid w:val="00345819"/>
    <w:rsid w:val="00345C43"/>
    <w:rsid w:val="00347C3F"/>
    <w:rsid w:val="00350C9A"/>
    <w:rsid w:val="00351070"/>
    <w:rsid w:val="003511E2"/>
    <w:rsid w:val="003561CD"/>
    <w:rsid w:val="003653E0"/>
    <w:rsid w:val="003702A7"/>
    <w:rsid w:val="003711AA"/>
    <w:rsid w:val="00371404"/>
    <w:rsid w:val="0037282E"/>
    <w:rsid w:val="00373201"/>
    <w:rsid w:val="003755C7"/>
    <w:rsid w:val="0037651D"/>
    <w:rsid w:val="00377ACB"/>
    <w:rsid w:val="00381E53"/>
    <w:rsid w:val="00381EEE"/>
    <w:rsid w:val="003825A0"/>
    <w:rsid w:val="003825AF"/>
    <w:rsid w:val="00384173"/>
    <w:rsid w:val="00387180"/>
    <w:rsid w:val="0039004E"/>
    <w:rsid w:val="003916A8"/>
    <w:rsid w:val="0039274B"/>
    <w:rsid w:val="003929D0"/>
    <w:rsid w:val="00393773"/>
    <w:rsid w:val="00397443"/>
    <w:rsid w:val="00397A52"/>
    <w:rsid w:val="003A0B75"/>
    <w:rsid w:val="003A162A"/>
    <w:rsid w:val="003A2676"/>
    <w:rsid w:val="003A3359"/>
    <w:rsid w:val="003A35DA"/>
    <w:rsid w:val="003A391D"/>
    <w:rsid w:val="003A4328"/>
    <w:rsid w:val="003A4910"/>
    <w:rsid w:val="003A49F4"/>
    <w:rsid w:val="003A4DA2"/>
    <w:rsid w:val="003A555F"/>
    <w:rsid w:val="003A5796"/>
    <w:rsid w:val="003A629C"/>
    <w:rsid w:val="003A6D68"/>
    <w:rsid w:val="003A77E6"/>
    <w:rsid w:val="003B1000"/>
    <w:rsid w:val="003B1B42"/>
    <w:rsid w:val="003B32C4"/>
    <w:rsid w:val="003B3858"/>
    <w:rsid w:val="003B3BCB"/>
    <w:rsid w:val="003B4BC6"/>
    <w:rsid w:val="003B4FE2"/>
    <w:rsid w:val="003B60A8"/>
    <w:rsid w:val="003B6944"/>
    <w:rsid w:val="003B7F9B"/>
    <w:rsid w:val="003C014D"/>
    <w:rsid w:val="003C1B95"/>
    <w:rsid w:val="003C3387"/>
    <w:rsid w:val="003C37FE"/>
    <w:rsid w:val="003C510D"/>
    <w:rsid w:val="003C6C1B"/>
    <w:rsid w:val="003D29D2"/>
    <w:rsid w:val="003D3A8B"/>
    <w:rsid w:val="003D3CBE"/>
    <w:rsid w:val="003D4191"/>
    <w:rsid w:val="003D5989"/>
    <w:rsid w:val="003D719A"/>
    <w:rsid w:val="003D7E0A"/>
    <w:rsid w:val="003E024A"/>
    <w:rsid w:val="003E4FED"/>
    <w:rsid w:val="003E5180"/>
    <w:rsid w:val="003E6200"/>
    <w:rsid w:val="003E66D6"/>
    <w:rsid w:val="003E6785"/>
    <w:rsid w:val="003E7C75"/>
    <w:rsid w:val="003E7E93"/>
    <w:rsid w:val="003F0031"/>
    <w:rsid w:val="003F009C"/>
    <w:rsid w:val="003F0193"/>
    <w:rsid w:val="003F131F"/>
    <w:rsid w:val="003F1964"/>
    <w:rsid w:val="003F1AC4"/>
    <w:rsid w:val="003F36E1"/>
    <w:rsid w:val="003F3DA0"/>
    <w:rsid w:val="003F5297"/>
    <w:rsid w:val="003F5997"/>
    <w:rsid w:val="003F5B2F"/>
    <w:rsid w:val="0040140D"/>
    <w:rsid w:val="004014D6"/>
    <w:rsid w:val="00401591"/>
    <w:rsid w:val="00402646"/>
    <w:rsid w:val="00403CA2"/>
    <w:rsid w:val="00403EE4"/>
    <w:rsid w:val="00404CFF"/>
    <w:rsid w:val="004073D8"/>
    <w:rsid w:val="00407A02"/>
    <w:rsid w:val="0041170C"/>
    <w:rsid w:val="0041296D"/>
    <w:rsid w:val="00413A7B"/>
    <w:rsid w:val="00414D6E"/>
    <w:rsid w:val="00415826"/>
    <w:rsid w:val="00417752"/>
    <w:rsid w:val="00420B02"/>
    <w:rsid w:val="00420F08"/>
    <w:rsid w:val="004214C1"/>
    <w:rsid w:val="00422F12"/>
    <w:rsid w:val="00423B28"/>
    <w:rsid w:val="004255E6"/>
    <w:rsid w:val="00427353"/>
    <w:rsid w:val="004306D1"/>
    <w:rsid w:val="00433373"/>
    <w:rsid w:val="004337C5"/>
    <w:rsid w:val="00434637"/>
    <w:rsid w:val="00434D59"/>
    <w:rsid w:val="00434E98"/>
    <w:rsid w:val="00435121"/>
    <w:rsid w:val="0043566D"/>
    <w:rsid w:val="0043590D"/>
    <w:rsid w:val="00435C12"/>
    <w:rsid w:val="004366AB"/>
    <w:rsid w:val="004369AB"/>
    <w:rsid w:val="00436B98"/>
    <w:rsid w:val="00436E76"/>
    <w:rsid w:val="00437430"/>
    <w:rsid w:val="00442E53"/>
    <w:rsid w:val="004472AD"/>
    <w:rsid w:val="00447EA6"/>
    <w:rsid w:val="004543EC"/>
    <w:rsid w:val="0045600B"/>
    <w:rsid w:val="004562B8"/>
    <w:rsid w:val="00456A73"/>
    <w:rsid w:val="00461916"/>
    <w:rsid w:val="00461A1C"/>
    <w:rsid w:val="00461DBF"/>
    <w:rsid w:val="00464971"/>
    <w:rsid w:val="00465069"/>
    <w:rsid w:val="00465F86"/>
    <w:rsid w:val="00466EDF"/>
    <w:rsid w:val="00467D6A"/>
    <w:rsid w:val="00474105"/>
    <w:rsid w:val="004748CC"/>
    <w:rsid w:val="0047496C"/>
    <w:rsid w:val="0047563A"/>
    <w:rsid w:val="00481F15"/>
    <w:rsid w:val="00483062"/>
    <w:rsid w:val="00483890"/>
    <w:rsid w:val="00485B96"/>
    <w:rsid w:val="004865B1"/>
    <w:rsid w:val="004875EC"/>
    <w:rsid w:val="004905E7"/>
    <w:rsid w:val="0049284C"/>
    <w:rsid w:val="00493028"/>
    <w:rsid w:val="004939C3"/>
    <w:rsid w:val="00495777"/>
    <w:rsid w:val="00496498"/>
    <w:rsid w:val="00496A94"/>
    <w:rsid w:val="00496F94"/>
    <w:rsid w:val="00497DE4"/>
    <w:rsid w:val="004A01C5"/>
    <w:rsid w:val="004A07E4"/>
    <w:rsid w:val="004A0FDF"/>
    <w:rsid w:val="004A1C35"/>
    <w:rsid w:val="004A2022"/>
    <w:rsid w:val="004A2974"/>
    <w:rsid w:val="004A2DE4"/>
    <w:rsid w:val="004A31CB"/>
    <w:rsid w:val="004A549A"/>
    <w:rsid w:val="004A54F2"/>
    <w:rsid w:val="004A698A"/>
    <w:rsid w:val="004A70D0"/>
    <w:rsid w:val="004B1867"/>
    <w:rsid w:val="004B2997"/>
    <w:rsid w:val="004B3219"/>
    <w:rsid w:val="004B3755"/>
    <w:rsid w:val="004B585D"/>
    <w:rsid w:val="004B640A"/>
    <w:rsid w:val="004B6B00"/>
    <w:rsid w:val="004B7F14"/>
    <w:rsid w:val="004C39FE"/>
    <w:rsid w:val="004C458A"/>
    <w:rsid w:val="004C5F77"/>
    <w:rsid w:val="004C6BA6"/>
    <w:rsid w:val="004C6F22"/>
    <w:rsid w:val="004C7A9A"/>
    <w:rsid w:val="004D0052"/>
    <w:rsid w:val="004D1E43"/>
    <w:rsid w:val="004D2288"/>
    <w:rsid w:val="004D30D2"/>
    <w:rsid w:val="004D5849"/>
    <w:rsid w:val="004D7F24"/>
    <w:rsid w:val="004E06F0"/>
    <w:rsid w:val="004E0B0B"/>
    <w:rsid w:val="004E1618"/>
    <w:rsid w:val="004E4168"/>
    <w:rsid w:val="004E6A5D"/>
    <w:rsid w:val="004E78D1"/>
    <w:rsid w:val="004E7DBE"/>
    <w:rsid w:val="004F3235"/>
    <w:rsid w:val="004F3628"/>
    <w:rsid w:val="004F453A"/>
    <w:rsid w:val="004F4AA1"/>
    <w:rsid w:val="004F5A4B"/>
    <w:rsid w:val="005007DD"/>
    <w:rsid w:val="00501225"/>
    <w:rsid w:val="00503CB3"/>
    <w:rsid w:val="0050499A"/>
    <w:rsid w:val="00506E51"/>
    <w:rsid w:val="00507F85"/>
    <w:rsid w:val="00513563"/>
    <w:rsid w:val="005154C4"/>
    <w:rsid w:val="005158F5"/>
    <w:rsid w:val="0051725B"/>
    <w:rsid w:val="005173F9"/>
    <w:rsid w:val="00517EBB"/>
    <w:rsid w:val="00520667"/>
    <w:rsid w:val="005219A6"/>
    <w:rsid w:val="00522975"/>
    <w:rsid w:val="00523C87"/>
    <w:rsid w:val="005247AC"/>
    <w:rsid w:val="00525346"/>
    <w:rsid w:val="00525D9D"/>
    <w:rsid w:val="00526A4E"/>
    <w:rsid w:val="00527569"/>
    <w:rsid w:val="005305A8"/>
    <w:rsid w:val="00530A43"/>
    <w:rsid w:val="0053170A"/>
    <w:rsid w:val="00531E15"/>
    <w:rsid w:val="005338BF"/>
    <w:rsid w:val="00537290"/>
    <w:rsid w:val="00540305"/>
    <w:rsid w:val="00541258"/>
    <w:rsid w:val="005432EF"/>
    <w:rsid w:val="00544B6E"/>
    <w:rsid w:val="005463E5"/>
    <w:rsid w:val="00547D2B"/>
    <w:rsid w:val="00552E9E"/>
    <w:rsid w:val="00553616"/>
    <w:rsid w:val="00554F99"/>
    <w:rsid w:val="00560342"/>
    <w:rsid w:val="00560356"/>
    <w:rsid w:val="00560491"/>
    <w:rsid w:val="00560A1B"/>
    <w:rsid w:val="00561B2D"/>
    <w:rsid w:val="005639A8"/>
    <w:rsid w:val="00563BDF"/>
    <w:rsid w:val="00564970"/>
    <w:rsid w:val="00564C3D"/>
    <w:rsid w:val="00565711"/>
    <w:rsid w:val="00570F91"/>
    <w:rsid w:val="005725A6"/>
    <w:rsid w:val="0057296C"/>
    <w:rsid w:val="005746F7"/>
    <w:rsid w:val="005748E6"/>
    <w:rsid w:val="00574F8C"/>
    <w:rsid w:val="005756E7"/>
    <w:rsid w:val="005767E5"/>
    <w:rsid w:val="00577B46"/>
    <w:rsid w:val="005800A4"/>
    <w:rsid w:val="0058107C"/>
    <w:rsid w:val="00582F61"/>
    <w:rsid w:val="00582FA1"/>
    <w:rsid w:val="0058426E"/>
    <w:rsid w:val="00585B7B"/>
    <w:rsid w:val="00585F30"/>
    <w:rsid w:val="005861BC"/>
    <w:rsid w:val="005906D1"/>
    <w:rsid w:val="00592BA3"/>
    <w:rsid w:val="005932AC"/>
    <w:rsid w:val="005944A5"/>
    <w:rsid w:val="00596E7E"/>
    <w:rsid w:val="0059775F"/>
    <w:rsid w:val="005A1014"/>
    <w:rsid w:val="005A3261"/>
    <w:rsid w:val="005A40FA"/>
    <w:rsid w:val="005A5847"/>
    <w:rsid w:val="005A695E"/>
    <w:rsid w:val="005A6B98"/>
    <w:rsid w:val="005A7BB9"/>
    <w:rsid w:val="005B113E"/>
    <w:rsid w:val="005B3CB8"/>
    <w:rsid w:val="005B4469"/>
    <w:rsid w:val="005B44CE"/>
    <w:rsid w:val="005C00BF"/>
    <w:rsid w:val="005C0A8D"/>
    <w:rsid w:val="005C1593"/>
    <w:rsid w:val="005C1D78"/>
    <w:rsid w:val="005C2884"/>
    <w:rsid w:val="005C41CD"/>
    <w:rsid w:val="005C4242"/>
    <w:rsid w:val="005C442F"/>
    <w:rsid w:val="005C62D6"/>
    <w:rsid w:val="005C6696"/>
    <w:rsid w:val="005C6E41"/>
    <w:rsid w:val="005C716A"/>
    <w:rsid w:val="005C74A1"/>
    <w:rsid w:val="005D25F2"/>
    <w:rsid w:val="005D3863"/>
    <w:rsid w:val="005D3907"/>
    <w:rsid w:val="005D40E3"/>
    <w:rsid w:val="005D4456"/>
    <w:rsid w:val="005D4B0F"/>
    <w:rsid w:val="005D4F54"/>
    <w:rsid w:val="005D641F"/>
    <w:rsid w:val="005D772E"/>
    <w:rsid w:val="005D78EE"/>
    <w:rsid w:val="005E107B"/>
    <w:rsid w:val="005E1798"/>
    <w:rsid w:val="005E35F7"/>
    <w:rsid w:val="005E4D12"/>
    <w:rsid w:val="005E549A"/>
    <w:rsid w:val="005E6D04"/>
    <w:rsid w:val="005E75C4"/>
    <w:rsid w:val="005F11D1"/>
    <w:rsid w:val="005F245A"/>
    <w:rsid w:val="005F42B0"/>
    <w:rsid w:val="005F59E0"/>
    <w:rsid w:val="005F7277"/>
    <w:rsid w:val="005F796F"/>
    <w:rsid w:val="005F7C11"/>
    <w:rsid w:val="005F7F0F"/>
    <w:rsid w:val="0060024E"/>
    <w:rsid w:val="00600F69"/>
    <w:rsid w:val="00601151"/>
    <w:rsid w:val="0060280E"/>
    <w:rsid w:val="00603F33"/>
    <w:rsid w:val="006049EE"/>
    <w:rsid w:val="006065D8"/>
    <w:rsid w:val="00607D6F"/>
    <w:rsid w:val="00607F41"/>
    <w:rsid w:val="00607F6C"/>
    <w:rsid w:val="00612C24"/>
    <w:rsid w:val="00613F51"/>
    <w:rsid w:val="006156B5"/>
    <w:rsid w:val="00615B51"/>
    <w:rsid w:val="00615BF6"/>
    <w:rsid w:val="00616256"/>
    <w:rsid w:val="00616281"/>
    <w:rsid w:val="00617B69"/>
    <w:rsid w:val="006208F6"/>
    <w:rsid w:val="00621419"/>
    <w:rsid w:val="00624A8A"/>
    <w:rsid w:val="0062515E"/>
    <w:rsid w:val="00625501"/>
    <w:rsid w:val="0062645F"/>
    <w:rsid w:val="00627DBD"/>
    <w:rsid w:val="006342A7"/>
    <w:rsid w:val="00636558"/>
    <w:rsid w:val="00636CBC"/>
    <w:rsid w:val="00636D52"/>
    <w:rsid w:val="00637E71"/>
    <w:rsid w:val="0064117C"/>
    <w:rsid w:val="006419A2"/>
    <w:rsid w:val="00642363"/>
    <w:rsid w:val="00643396"/>
    <w:rsid w:val="00644A08"/>
    <w:rsid w:val="006450A6"/>
    <w:rsid w:val="006472A8"/>
    <w:rsid w:val="0064766D"/>
    <w:rsid w:val="00647BF7"/>
    <w:rsid w:val="006502A4"/>
    <w:rsid w:val="006513B8"/>
    <w:rsid w:val="00652387"/>
    <w:rsid w:val="00652D9F"/>
    <w:rsid w:val="00653C9B"/>
    <w:rsid w:val="0065670D"/>
    <w:rsid w:val="00657DDD"/>
    <w:rsid w:val="00657DE9"/>
    <w:rsid w:val="0066070C"/>
    <w:rsid w:val="0066131B"/>
    <w:rsid w:val="00662221"/>
    <w:rsid w:val="00663170"/>
    <w:rsid w:val="0066536B"/>
    <w:rsid w:val="006654A1"/>
    <w:rsid w:val="00665CCF"/>
    <w:rsid w:val="00666B0D"/>
    <w:rsid w:val="006700CD"/>
    <w:rsid w:val="00670B7B"/>
    <w:rsid w:val="006710BC"/>
    <w:rsid w:val="00671BF4"/>
    <w:rsid w:val="00672323"/>
    <w:rsid w:val="0067421D"/>
    <w:rsid w:val="006745CA"/>
    <w:rsid w:val="00674AA1"/>
    <w:rsid w:val="006766FB"/>
    <w:rsid w:val="00676A10"/>
    <w:rsid w:val="00677C51"/>
    <w:rsid w:val="00680869"/>
    <w:rsid w:val="00681A6D"/>
    <w:rsid w:val="00681AE5"/>
    <w:rsid w:val="00681B77"/>
    <w:rsid w:val="0068456E"/>
    <w:rsid w:val="00684D55"/>
    <w:rsid w:val="0068643A"/>
    <w:rsid w:val="00686441"/>
    <w:rsid w:val="006872A9"/>
    <w:rsid w:val="00687B85"/>
    <w:rsid w:val="00691FFB"/>
    <w:rsid w:val="0069265C"/>
    <w:rsid w:val="00693035"/>
    <w:rsid w:val="0069309B"/>
    <w:rsid w:val="006959EE"/>
    <w:rsid w:val="006959F2"/>
    <w:rsid w:val="00695CE0"/>
    <w:rsid w:val="00696DCB"/>
    <w:rsid w:val="006A007E"/>
    <w:rsid w:val="006A5500"/>
    <w:rsid w:val="006A553D"/>
    <w:rsid w:val="006A6748"/>
    <w:rsid w:val="006A6A93"/>
    <w:rsid w:val="006A7144"/>
    <w:rsid w:val="006B0A55"/>
    <w:rsid w:val="006B0DE3"/>
    <w:rsid w:val="006B22F2"/>
    <w:rsid w:val="006B28E2"/>
    <w:rsid w:val="006B386D"/>
    <w:rsid w:val="006B46B4"/>
    <w:rsid w:val="006B5231"/>
    <w:rsid w:val="006B73F0"/>
    <w:rsid w:val="006C14FC"/>
    <w:rsid w:val="006C47EB"/>
    <w:rsid w:val="006C4A4F"/>
    <w:rsid w:val="006C52CD"/>
    <w:rsid w:val="006C5BC6"/>
    <w:rsid w:val="006C6524"/>
    <w:rsid w:val="006C6FD5"/>
    <w:rsid w:val="006C774B"/>
    <w:rsid w:val="006D04F2"/>
    <w:rsid w:val="006D1BD2"/>
    <w:rsid w:val="006D3A61"/>
    <w:rsid w:val="006D5F78"/>
    <w:rsid w:val="006E14DD"/>
    <w:rsid w:val="006E25A5"/>
    <w:rsid w:val="006E2ACA"/>
    <w:rsid w:val="006E2F69"/>
    <w:rsid w:val="006E4586"/>
    <w:rsid w:val="006E4E08"/>
    <w:rsid w:val="006E561F"/>
    <w:rsid w:val="006E62A9"/>
    <w:rsid w:val="006E7E1F"/>
    <w:rsid w:val="006F088C"/>
    <w:rsid w:val="006F0F80"/>
    <w:rsid w:val="006F1207"/>
    <w:rsid w:val="006F1C6F"/>
    <w:rsid w:val="006F2009"/>
    <w:rsid w:val="006F2C87"/>
    <w:rsid w:val="006F3592"/>
    <w:rsid w:val="006F5BBF"/>
    <w:rsid w:val="006F6A42"/>
    <w:rsid w:val="00701F9A"/>
    <w:rsid w:val="007029EB"/>
    <w:rsid w:val="0070306B"/>
    <w:rsid w:val="00703DF3"/>
    <w:rsid w:val="007059AC"/>
    <w:rsid w:val="007102CF"/>
    <w:rsid w:val="00710314"/>
    <w:rsid w:val="00714809"/>
    <w:rsid w:val="00714D18"/>
    <w:rsid w:val="00716344"/>
    <w:rsid w:val="007177A8"/>
    <w:rsid w:val="00720998"/>
    <w:rsid w:val="00721F47"/>
    <w:rsid w:val="0072368B"/>
    <w:rsid w:val="00723A78"/>
    <w:rsid w:val="007255EE"/>
    <w:rsid w:val="00725D63"/>
    <w:rsid w:val="00726A85"/>
    <w:rsid w:val="00727E95"/>
    <w:rsid w:val="007315D8"/>
    <w:rsid w:val="00731AA5"/>
    <w:rsid w:val="00731BBD"/>
    <w:rsid w:val="0073331D"/>
    <w:rsid w:val="007334F3"/>
    <w:rsid w:val="007351F2"/>
    <w:rsid w:val="00736E7B"/>
    <w:rsid w:val="0073727D"/>
    <w:rsid w:val="007377B3"/>
    <w:rsid w:val="007416CA"/>
    <w:rsid w:val="007425C1"/>
    <w:rsid w:val="0074273E"/>
    <w:rsid w:val="00743AA4"/>
    <w:rsid w:val="007443D9"/>
    <w:rsid w:val="00745F86"/>
    <w:rsid w:val="00746516"/>
    <w:rsid w:val="00746DB1"/>
    <w:rsid w:val="00746F6E"/>
    <w:rsid w:val="0074708C"/>
    <w:rsid w:val="00750FF4"/>
    <w:rsid w:val="00751598"/>
    <w:rsid w:val="00751E65"/>
    <w:rsid w:val="00751F86"/>
    <w:rsid w:val="00753017"/>
    <w:rsid w:val="00753DE6"/>
    <w:rsid w:val="00756F93"/>
    <w:rsid w:val="00760BF0"/>
    <w:rsid w:val="00761416"/>
    <w:rsid w:val="00762146"/>
    <w:rsid w:val="00762D61"/>
    <w:rsid w:val="007646E9"/>
    <w:rsid w:val="007666CC"/>
    <w:rsid w:val="007669B4"/>
    <w:rsid w:val="007669EA"/>
    <w:rsid w:val="007669FF"/>
    <w:rsid w:val="007701A9"/>
    <w:rsid w:val="0077223B"/>
    <w:rsid w:val="007732AD"/>
    <w:rsid w:val="007753B0"/>
    <w:rsid w:val="00775796"/>
    <w:rsid w:val="00775FA3"/>
    <w:rsid w:val="007774E6"/>
    <w:rsid w:val="007800B4"/>
    <w:rsid w:val="0078224E"/>
    <w:rsid w:val="0078275A"/>
    <w:rsid w:val="007829E4"/>
    <w:rsid w:val="00783758"/>
    <w:rsid w:val="007840DF"/>
    <w:rsid w:val="007864B1"/>
    <w:rsid w:val="00787677"/>
    <w:rsid w:val="00787AAB"/>
    <w:rsid w:val="0079212D"/>
    <w:rsid w:val="007923E6"/>
    <w:rsid w:val="007929E8"/>
    <w:rsid w:val="00794C3A"/>
    <w:rsid w:val="00795811"/>
    <w:rsid w:val="00796D2E"/>
    <w:rsid w:val="00797454"/>
    <w:rsid w:val="00797B89"/>
    <w:rsid w:val="007A1362"/>
    <w:rsid w:val="007A1E58"/>
    <w:rsid w:val="007A1F57"/>
    <w:rsid w:val="007A3DDC"/>
    <w:rsid w:val="007A4490"/>
    <w:rsid w:val="007A5D1B"/>
    <w:rsid w:val="007A7F5E"/>
    <w:rsid w:val="007B1B4B"/>
    <w:rsid w:val="007B2413"/>
    <w:rsid w:val="007B29FA"/>
    <w:rsid w:val="007B2BF4"/>
    <w:rsid w:val="007B2D91"/>
    <w:rsid w:val="007B438E"/>
    <w:rsid w:val="007C1CD4"/>
    <w:rsid w:val="007C27C4"/>
    <w:rsid w:val="007C282D"/>
    <w:rsid w:val="007C2F21"/>
    <w:rsid w:val="007C318C"/>
    <w:rsid w:val="007C395D"/>
    <w:rsid w:val="007C44F7"/>
    <w:rsid w:val="007C67F5"/>
    <w:rsid w:val="007C6E93"/>
    <w:rsid w:val="007D02AB"/>
    <w:rsid w:val="007D1529"/>
    <w:rsid w:val="007D238C"/>
    <w:rsid w:val="007D3A2F"/>
    <w:rsid w:val="007D41C9"/>
    <w:rsid w:val="007D5086"/>
    <w:rsid w:val="007D5428"/>
    <w:rsid w:val="007D5762"/>
    <w:rsid w:val="007D60CB"/>
    <w:rsid w:val="007D6830"/>
    <w:rsid w:val="007D68C2"/>
    <w:rsid w:val="007E0812"/>
    <w:rsid w:val="007E29B4"/>
    <w:rsid w:val="007E46E4"/>
    <w:rsid w:val="007E4F2E"/>
    <w:rsid w:val="007E6D6B"/>
    <w:rsid w:val="007F0A2D"/>
    <w:rsid w:val="007F1253"/>
    <w:rsid w:val="007F196F"/>
    <w:rsid w:val="007F1C11"/>
    <w:rsid w:val="007F5310"/>
    <w:rsid w:val="007F5473"/>
    <w:rsid w:val="007F5A43"/>
    <w:rsid w:val="007F6060"/>
    <w:rsid w:val="007F68B2"/>
    <w:rsid w:val="007F7DAC"/>
    <w:rsid w:val="008007C6"/>
    <w:rsid w:val="00800B73"/>
    <w:rsid w:val="0080211E"/>
    <w:rsid w:val="00803C3D"/>
    <w:rsid w:val="008040FD"/>
    <w:rsid w:val="008045E1"/>
    <w:rsid w:val="00807262"/>
    <w:rsid w:val="0081032F"/>
    <w:rsid w:val="008118F2"/>
    <w:rsid w:val="00811FB0"/>
    <w:rsid w:val="008127D8"/>
    <w:rsid w:val="0081367D"/>
    <w:rsid w:val="00814C78"/>
    <w:rsid w:val="00817F06"/>
    <w:rsid w:val="0082239D"/>
    <w:rsid w:val="00822FCC"/>
    <w:rsid w:val="00823674"/>
    <w:rsid w:val="00823FA6"/>
    <w:rsid w:val="00824400"/>
    <w:rsid w:val="00824B24"/>
    <w:rsid w:val="00832A1C"/>
    <w:rsid w:val="00833361"/>
    <w:rsid w:val="008337C9"/>
    <w:rsid w:val="00833F1F"/>
    <w:rsid w:val="00833F96"/>
    <w:rsid w:val="00834E58"/>
    <w:rsid w:val="00836D91"/>
    <w:rsid w:val="00842F19"/>
    <w:rsid w:val="00844F78"/>
    <w:rsid w:val="00846FEA"/>
    <w:rsid w:val="008474C1"/>
    <w:rsid w:val="00850DA1"/>
    <w:rsid w:val="00850F35"/>
    <w:rsid w:val="00852A8D"/>
    <w:rsid w:val="00852B8D"/>
    <w:rsid w:val="00852D5E"/>
    <w:rsid w:val="008535B8"/>
    <w:rsid w:val="00856015"/>
    <w:rsid w:val="00856189"/>
    <w:rsid w:val="00860328"/>
    <w:rsid w:val="00862910"/>
    <w:rsid w:val="0086319F"/>
    <w:rsid w:val="00863B60"/>
    <w:rsid w:val="00864BA3"/>
    <w:rsid w:val="00865657"/>
    <w:rsid w:val="00866F34"/>
    <w:rsid w:val="00867180"/>
    <w:rsid w:val="00872B58"/>
    <w:rsid w:val="00873778"/>
    <w:rsid w:val="00873915"/>
    <w:rsid w:val="008741BB"/>
    <w:rsid w:val="00877603"/>
    <w:rsid w:val="00880E8A"/>
    <w:rsid w:val="0088157A"/>
    <w:rsid w:val="00883166"/>
    <w:rsid w:val="008839CA"/>
    <w:rsid w:val="0088401A"/>
    <w:rsid w:val="008852A6"/>
    <w:rsid w:val="0088744D"/>
    <w:rsid w:val="0089043B"/>
    <w:rsid w:val="00890AA0"/>
    <w:rsid w:val="00891912"/>
    <w:rsid w:val="00893552"/>
    <w:rsid w:val="008947D2"/>
    <w:rsid w:val="00895E7E"/>
    <w:rsid w:val="00896D2D"/>
    <w:rsid w:val="00897D0F"/>
    <w:rsid w:val="00897E0F"/>
    <w:rsid w:val="008A03B9"/>
    <w:rsid w:val="008A2250"/>
    <w:rsid w:val="008A7B35"/>
    <w:rsid w:val="008A7E4E"/>
    <w:rsid w:val="008B0783"/>
    <w:rsid w:val="008B18B6"/>
    <w:rsid w:val="008B2447"/>
    <w:rsid w:val="008B4CC5"/>
    <w:rsid w:val="008B53F9"/>
    <w:rsid w:val="008B5C5F"/>
    <w:rsid w:val="008C2965"/>
    <w:rsid w:val="008C2DA5"/>
    <w:rsid w:val="008C363F"/>
    <w:rsid w:val="008C3BD7"/>
    <w:rsid w:val="008C3D99"/>
    <w:rsid w:val="008C3ED1"/>
    <w:rsid w:val="008D1943"/>
    <w:rsid w:val="008D1B3C"/>
    <w:rsid w:val="008D1BBF"/>
    <w:rsid w:val="008D4660"/>
    <w:rsid w:val="008D5EBE"/>
    <w:rsid w:val="008D6428"/>
    <w:rsid w:val="008D6541"/>
    <w:rsid w:val="008D65E5"/>
    <w:rsid w:val="008E2998"/>
    <w:rsid w:val="008E2FF4"/>
    <w:rsid w:val="008E3055"/>
    <w:rsid w:val="008E490D"/>
    <w:rsid w:val="008E6240"/>
    <w:rsid w:val="008E69D6"/>
    <w:rsid w:val="008F3296"/>
    <w:rsid w:val="008F3895"/>
    <w:rsid w:val="008F70E6"/>
    <w:rsid w:val="008F7995"/>
    <w:rsid w:val="00902E18"/>
    <w:rsid w:val="00903565"/>
    <w:rsid w:val="00903A30"/>
    <w:rsid w:val="00903A78"/>
    <w:rsid w:val="00903E9A"/>
    <w:rsid w:val="0090615A"/>
    <w:rsid w:val="00906325"/>
    <w:rsid w:val="00906A45"/>
    <w:rsid w:val="00906A56"/>
    <w:rsid w:val="00907675"/>
    <w:rsid w:val="0091101B"/>
    <w:rsid w:val="00912023"/>
    <w:rsid w:val="00912E10"/>
    <w:rsid w:val="009137D2"/>
    <w:rsid w:val="009153EF"/>
    <w:rsid w:val="0091543F"/>
    <w:rsid w:val="0091660F"/>
    <w:rsid w:val="00917138"/>
    <w:rsid w:val="00917207"/>
    <w:rsid w:val="009202ED"/>
    <w:rsid w:val="00920900"/>
    <w:rsid w:val="0092261F"/>
    <w:rsid w:val="00922968"/>
    <w:rsid w:val="0092296F"/>
    <w:rsid w:val="009238F2"/>
    <w:rsid w:val="009244E5"/>
    <w:rsid w:val="009254F3"/>
    <w:rsid w:val="0092583E"/>
    <w:rsid w:val="00926358"/>
    <w:rsid w:val="00927366"/>
    <w:rsid w:val="0093110F"/>
    <w:rsid w:val="00934D64"/>
    <w:rsid w:val="00936DFB"/>
    <w:rsid w:val="00940C0D"/>
    <w:rsid w:val="00942AB4"/>
    <w:rsid w:val="00943326"/>
    <w:rsid w:val="009434CB"/>
    <w:rsid w:val="00943A98"/>
    <w:rsid w:val="00943B8F"/>
    <w:rsid w:val="00947B9F"/>
    <w:rsid w:val="00947D2A"/>
    <w:rsid w:val="00952342"/>
    <w:rsid w:val="00952B05"/>
    <w:rsid w:val="009536D7"/>
    <w:rsid w:val="009545ED"/>
    <w:rsid w:val="0095488C"/>
    <w:rsid w:val="009553BF"/>
    <w:rsid w:val="0095641F"/>
    <w:rsid w:val="00956BCE"/>
    <w:rsid w:val="0095737A"/>
    <w:rsid w:val="00957D30"/>
    <w:rsid w:val="009606D7"/>
    <w:rsid w:val="009607E8"/>
    <w:rsid w:val="009609D7"/>
    <w:rsid w:val="0096124A"/>
    <w:rsid w:val="00962F23"/>
    <w:rsid w:val="00964EBF"/>
    <w:rsid w:val="00965B71"/>
    <w:rsid w:val="00966BE3"/>
    <w:rsid w:val="009670DF"/>
    <w:rsid w:val="009677FE"/>
    <w:rsid w:val="009706EF"/>
    <w:rsid w:val="00970742"/>
    <w:rsid w:val="00970B03"/>
    <w:rsid w:val="00971AD7"/>
    <w:rsid w:val="009725B5"/>
    <w:rsid w:val="00974757"/>
    <w:rsid w:val="00980342"/>
    <w:rsid w:val="0098326F"/>
    <w:rsid w:val="00983AE4"/>
    <w:rsid w:val="00984953"/>
    <w:rsid w:val="00986B23"/>
    <w:rsid w:val="00986EF6"/>
    <w:rsid w:val="00986F9B"/>
    <w:rsid w:val="009902B5"/>
    <w:rsid w:val="00990E8B"/>
    <w:rsid w:val="00992303"/>
    <w:rsid w:val="00992704"/>
    <w:rsid w:val="00992BF6"/>
    <w:rsid w:val="00992C86"/>
    <w:rsid w:val="00992D65"/>
    <w:rsid w:val="00993ED1"/>
    <w:rsid w:val="00995145"/>
    <w:rsid w:val="009A14B6"/>
    <w:rsid w:val="009A16A4"/>
    <w:rsid w:val="009A2C2D"/>
    <w:rsid w:val="009A51A4"/>
    <w:rsid w:val="009A56F7"/>
    <w:rsid w:val="009A713C"/>
    <w:rsid w:val="009A735D"/>
    <w:rsid w:val="009A7758"/>
    <w:rsid w:val="009A7783"/>
    <w:rsid w:val="009A79CB"/>
    <w:rsid w:val="009A7F00"/>
    <w:rsid w:val="009B0366"/>
    <w:rsid w:val="009B0A1F"/>
    <w:rsid w:val="009B28A8"/>
    <w:rsid w:val="009B460A"/>
    <w:rsid w:val="009B4736"/>
    <w:rsid w:val="009B474C"/>
    <w:rsid w:val="009B665C"/>
    <w:rsid w:val="009C0204"/>
    <w:rsid w:val="009C06A3"/>
    <w:rsid w:val="009C18E7"/>
    <w:rsid w:val="009C1CB7"/>
    <w:rsid w:val="009C3613"/>
    <w:rsid w:val="009C36A3"/>
    <w:rsid w:val="009C4B27"/>
    <w:rsid w:val="009C5784"/>
    <w:rsid w:val="009C5985"/>
    <w:rsid w:val="009C6DA7"/>
    <w:rsid w:val="009C6F23"/>
    <w:rsid w:val="009D19DC"/>
    <w:rsid w:val="009D1D4B"/>
    <w:rsid w:val="009D2A81"/>
    <w:rsid w:val="009D2BC5"/>
    <w:rsid w:val="009D37A3"/>
    <w:rsid w:val="009D3BD5"/>
    <w:rsid w:val="009D4403"/>
    <w:rsid w:val="009D470C"/>
    <w:rsid w:val="009D471D"/>
    <w:rsid w:val="009D6261"/>
    <w:rsid w:val="009D679B"/>
    <w:rsid w:val="009D69E6"/>
    <w:rsid w:val="009D7FB2"/>
    <w:rsid w:val="009E1A51"/>
    <w:rsid w:val="009E1BE9"/>
    <w:rsid w:val="009E22D0"/>
    <w:rsid w:val="009E26DB"/>
    <w:rsid w:val="009E528B"/>
    <w:rsid w:val="009E5392"/>
    <w:rsid w:val="009E5B35"/>
    <w:rsid w:val="009E5E9E"/>
    <w:rsid w:val="009E6CA2"/>
    <w:rsid w:val="009E6E96"/>
    <w:rsid w:val="009E7D98"/>
    <w:rsid w:val="009F3B0A"/>
    <w:rsid w:val="009F5847"/>
    <w:rsid w:val="009F62F4"/>
    <w:rsid w:val="00A003DB"/>
    <w:rsid w:val="00A00482"/>
    <w:rsid w:val="00A006D0"/>
    <w:rsid w:val="00A03848"/>
    <w:rsid w:val="00A04D21"/>
    <w:rsid w:val="00A0526C"/>
    <w:rsid w:val="00A057BA"/>
    <w:rsid w:val="00A05B57"/>
    <w:rsid w:val="00A07679"/>
    <w:rsid w:val="00A109BF"/>
    <w:rsid w:val="00A150F1"/>
    <w:rsid w:val="00A17175"/>
    <w:rsid w:val="00A17398"/>
    <w:rsid w:val="00A17F93"/>
    <w:rsid w:val="00A23403"/>
    <w:rsid w:val="00A25323"/>
    <w:rsid w:val="00A25B9D"/>
    <w:rsid w:val="00A26176"/>
    <w:rsid w:val="00A34953"/>
    <w:rsid w:val="00A3653C"/>
    <w:rsid w:val="00A373DE"/>
    <w:rsid w:val="00A404F0"/>
    <w:rsid w:val="00A40793"/>
    <w:rsid w:val="00A410F4"/>
    <w:rsid w:val="00A41116"/>
    <w:rsid w:val="00A434BA"/>
    <w:rsid w:val="00A46367"/>
    <w:rsid w:val="00A46F04"/>
    <w:rsid w:val="00A46F19"/>
    <w:rsid w:val="00A51B77"/>
    <w:rsid w:val="00A521A6"/>
    <w:rsid w:val="00A53207"/>
    <w:rsid w:val="00A53652"/>
    <w:rsid w:val="00A53BB9"/>
    <w:rsid w:val="00A57B33"/>
    <w:rsid w:val="00A621E3"/>
    <w:rsid w:val="00A651BB"/>
    <w:rsid w:val="00A6669F"/>
    <w:rsid w:val="00A70748"/>
    <w:rsid w:val="00A716C8"/>
    <w:rsid w:val="00A71B4F"/>
    <w:rsid w:val="00A7213E"/>
    <w:rsid w:val="00A737D6"/>
    <w:rsid w:val="00A747D5"/>
    <w:rsid w:val="00A75D05"/>
    <w:rsid w:val="00A76B12"/>
    <w:rsid w:val="00A76E2C"/>
    <w:rsid w:val="00A77282"/>
    <w:rsid w:val="00A777C3"/>
    <w:rsid w:val="00A8030D"/>
    <w:rsid w:val="00A80310"/>
    <w:rsid w:val="00A8050E"/>
    <w:rsid w:val="00A8076E"/>
    <w:rsid w:val="00A8181D"/>
    <w:rsid w:val="00A81C25"/>
    <w:rsid w:val="00A81C8C"/>
    <w:rsid w:val="00A82779"/>
    <w:rsid w:val="00A83F5B"/>
    <w:rsid w:val="00A8569F"/>
    <w:rsid w:val="00A8577F"/>
    <w:rsid w:val="00A85DD7"/>
    <w:rsid w:val="00A86887"/>
    <w:rsid w:val="00A91015"/>
    <w:rsid w:val="00A92DA9"/>
    <w:rsid w:val="00A954F7"/>
    <w:rsid w:val="00A9626D"/>
    <w:rsid w:val="00A96329"/>
    <w:rsid w:val="00A97DC7"/>
    <w:rsid w:val="00AA0683"/>
    <w:rsid w:val="00AA2ACD"/>
    <w:rsid w:val="00AA2C69"/>
    <w:rsid w:val="00AA438A"/>
    <w:rsid w:val="00AA53C2"/>
    <w:rsid w:val="00AA574D"/>
    <w:rsid w:val="00AA5967"/>
    <w:rsid w:val="00AA61FB"/>
    <w:rsid w:val="00AA762A"/>
    <w:rsid w:val="00AA78C5"/>
    <w:rsid w:val="00AA7C14"/>
    <w:rsid w:val="00AA7EDB"/>
    <w:rsid w:val="00AB0DD4"/>
    <w:rsid w:val="00AB19E5"/>
    <w:rsid w:val="00AB2B50"/>
    <w:rsid w:val="00AB4CDF"/>
    <w:rsid w:val="00AB5080"/>
    <w:rsid w:val="00AB69F6"/>
    <w:rsid w:val="00AB7450"/>
    <w:rsid w:val="00AB7B58"/>
    <w:rsid w:val="00AC0802"/>
    <w:rsid w:val="00AC0A12"/>
    <w:rsid w:val="00AC1E33"/>
    <w:rsid w:val="00AC281D"/>
    <w:rsid w:val="00AC2D84"/>
    <w:rsid w:val="00AC39C8"/>
    <w:rsid w:val="00AC4338"/>
    <w:rsid w:val="00AC4EC7"/>
    <w:rsid w:val="00AC541E"/>
    <w:rsid w:val="00AC5552"/>
    <w:rsid w:val="00AC7DE5"/>
    <w:rsid w:val="00AD0473"/>
    <w:rsid w:val="00AD1523"/>
    <w:rsid w:val="00AD1C24"/>
    <w:rsid w:val="00AD346C"/>
    <w:rsid w:val="00AD389C"/>
    <w:rsid w:val="00AD5D81"/>
    <w:rsid w:val="00AD7202"/>
    <w:rsid w:val="00AE01A8"/>
    <w:rsid w:val="00AE035A"/>
    <w:rsid w:val="00AE0677"/>
    <w:rsid w:val="00AE0ADD"/>
    <w:rsid w:val="00AE0E34"/>
    <w:rsid w:val="00AE1055"/>
    <w:rsid w:val="00AE122D"/>
    <w:rsid w:val="00AE2ED9"/>
    <w:rsid w:val="00AE3DCB"/>
    <w:rsid w:val="00AE532A"/>
    <w:rsid w:val="00AE54CD"/>
    <w:rsid w:val="00AE6640"/>
    <w:rsid w:val="00AF0123"/>
    <w:rsid w:val="00AF01E0"/>
    <w:rsid w:val="00AF14C3"/>
    <w:rsid w:val="00AF2A11"/>
    <w:rsid w:val="00AF2B0F"/>
    <w:rsid w:val="00AF359E"/>
    <w:rsid w:val="00AF35AE"/>
    <w:rsid w:val="00AF38B9"/>
    <w:rsid w:val="00AF4111"/>
    <w:rsid w:val="00AF414A"/>
    <w:rsid w:val="00AF62B0"/>
    <w:rsid w:val="00AF63E0"/>
    <w:rsid w:val="00AF6809"/>
    <w:rsid w:val="00AF7EE2"/>
    <w:rsid w:val="00B00328"/>
    <w:rsid w:val="00B00C59"/>
    <w:rsid w:val="00B02136"/>
    <w:rsid w:val="00B0381B"/>
    <w:rsid w:val="00B0399E"/>
    <w:rsid w:val="00B03DFB"/>
    <w:rsid w:val="00B0477F"/>
    <w:rsid w:val="00B04B2A"/>
    <w:rsid w:val="00B10966"/>
    <w:rsid w:val="00B126D7"/>
    <w:rsid w:val="00B13D1C"/>
    <w:rsid w:val="00B14797"/>
    <w:rsid w:val="00B1708D"/>
    <w:rsid w:val="00B20E59"/>
    <w:rsid w:val="00B20E85"/>
    <w:rsid w:val="00B20F6B"/>
    <w:rsid w:val="00B24971"/>
    <w:rsid w:val="00B2503B"/>
    <w:rsid w:val="00B261EB"/>
    <w:rsid w:val="00B266F9"/>
    <w:rsid w:val="00B30153"/>
    <w:rsid w:val="00B3117E"/>
    <w:rsid w:val="00B32226"/>
    <w:rsid w:val="00B3334B"/>
    <w:rsid w:val="00B33A5B"/>
    <w:rsid w:val="00B33E07"/>
    <w:rsid w:val="00B34EC3"/>
    <w:rsid w:val="00B36423"/>
    <w:rsid w:val="00B37F3F"/>
    <w:rsid w:val="00B403D5"/>
    <w:rsid w:val="00B4150B"/>
    <w:rsid w:val="00B43F21"/>
    <w:rsid w:val="00B440D6"/>
    <w:rsid w:val="00B44405"/>
    <w:rsid w:val="00B44BF1"/>
    <w:rsid w:val="00B4633A"/>
    <w:rsid w:val="00B47092"/>
    <w:rsid w:val="00B509C7"/>
    <w:rsid w:val="00B52D72"/>
    <w:rsid w:val="00B52ED1"/>
    <w:rsid w:val="00B535B3"/>
    <w:rsid w:val="00B537FA"/>
    <w:rsid w:val="00B53FFD"/>
    <w:rsid w:val="00B55165"/>
    <w:rsid w:val="00B55AEC"/>
    <w:rsid w:val="00B617EC"/>
    <w:rsid w:val="00B6214C"/>
    <w:rsid w:val="00B63542"/>
    <w:rsid w:val="00B63B9E"/>
    <w:rsid w:val="00B642AD"/>
    <w:rsid w:val="00B64AB0"/>
    <w:rsid w:val="00B65631"/>
    <w:rsid w:val="00B66FAF"/>
    <w:rsid w:val="00B67B1A"/>
    <w:rsid w:val="00B701B0"/>
    <w:rsid w:val="00B71365"/>
    <w:rsid w:val="00B723D0"/>
    <w:rsid w:val="00B748A3"/>
    <w:rsid w:val="00B7662D"/>
    <w:rsid w:val="00B76925"/>
    <w:rsid w:val="00B77B9D"/>
    <w:rsid w:val="00B77CD8"/>
    <w:rsid w:val="00B817F2"/>
    <w:rsid w:val="00B822EF"/>
    <w:rsid w:val="00B83491"/>
    <w:rsid w:val="00B83514"/>
    <w:rsid w:val="00B835F8"/>
    <w:rsid w:val="00B839C5"/>
    <w:rsid w:val="00B857D2"/>
    <w:rsid w:val="00B85DC3"/>
    <w:rsid w:val="00B86846"/>
    <w:rsid w:val="00B86FF4"/>
    <w:rsid w:val="00B8744B"/>
    <w:rsid w:val="00B90720"/>
    <w:rsid w:val="00B90801"/>
    <w:rsid w:val="00B922E8"/>
    <w:rsid w:val="00B941C9"/>
    <w:rsid w:val="00B95CE1"/>
    <w:rsid w:val="00B95F5A"/>
    <w:rsid w:val="00B963C0"/>
    <w:rsid w:val="00B96776"/>
    <w:rsid w:val="00BA0495"/>
    <w:rsid w:val="00BA0BE8"/>
    <w:rsid w:val="00BA10FA"/>
    <w:rsid w:val="00BA2FC4"/>
    <w:rsid w:val="00BA3495"/>
    <w:rsid w:val="00BA3ABC"/>
    <w:rsid w:val="00BA4615"/>
    <w:rsid w:val="00BA66FC"/>
    <w:rsid w:val="00BA67AC"/>
    <w:rsid w:val="00BA7436"/>
    <w:rsid w:val="00BA7550"/>
    <w:rsid w:val="00BA788E"/>
    <w:rsid w:val="00BB0D03"/>
    <w:rsid w:val="00BB13CB"/>
    <w:rsid w:val="00BB1583"/>
    <w:rsid w:val="00BB3F08"/>
    <w:rsid w:val="00BB42B9"/>
    <w:rsid w:val="00BB75C0"/>
    <w:rsid w:val="00BC06A2"/>
    <w:rsid w:val="00BC1698"/>
    <w:rsid w:val="00BC27EA"/>
    <w:rsid w:val="00BC3193"/>
    <w:rsid w:val="00BC364C"/>
    <w:rsid w:val="00BC3E1B"/>
    <w:rsid w:val="00BC4805"/>
    <w:rsid w:val="00BC6915"/>
    <w:rsid w:val="00BC7D9A"/>
    <w:rsid w:val="00BD2F65"/>
    <w:rsid w:val="00BD3E2F"/>
    <w:rsid w:val="00BD4BC5"/>
    <w:rsid w:val="00BD560C"/>
    <w:rsid w:val="00BD7BB2"/>
    <w:rsid w:val="00BE0716"/>
    <w:rsid w:val="00BE09E4"/>
    <w:rsid w:val="00BE28FC"/>
    <w:rsid w:val="00BE3519"/>
    <w:rsid w:val="00BE3DF0"/>
    <w:rsid w:val="00BE4877"/>
    <w:rsid w:val="00BE4B00"/>
    <w:rsid w:val="00BE5468"/>
    <w:rsid w:val="00BE5A17"/>
    <w:rsid w:val="00BE5BDA"/>
    <w:rsid w:val="00BE6A94"/>
    <w:rsid w:val="00BF003B"/>
    <w:rsid w:val="00BF0063"/>
    <w:rsid w:val="00BF010B"/>
    <w:rsid w:val="00BF1B26"/>
    <w:rsid w:val="00BF3CA4"/>
    <w:rsid w:val="00BF400A"/>
    <w:rsid w:val="00BF481B"/>
    <w:rsid w:val="00BF5A82"/>
    <w:rsid w:val="00BF6034"/>
    <w:rsid w:val="00C02982"/>
    <w:rsid w:val="00C029CB"/>
    <w:rsid w:val="00C02FAF"/>
    <w:rsid w:val="00C0300A"/>
    <w:rsid w:val="00C03DDD"/>
    <w:rsid w:val="00C03E04"/>
    <w:rsid w:val="00C04DA9"/>
    <w:rsid w:val="00C05108"/>
    <w:rsid w:val="00C05FE6"/>
    <w:rsid w:val="00C10B59"/>
    <w:rsid w:val="00C121BC"/>
    <w:rsid w:val="00C13440"/>
    <w:rsid w:val="00C136EF"/>
    <w:rsid w:val="00C1427B"/>
    <w:rsid w:val="00C14325"/>
    <w:rsid w:val="00C14D0F"/>
    <w:rsid w:val="00C15916"/>
    <w:rsid w:val="00C15E1D"/>
    <w:rsid w:val="00C21096"/>
    <w:rsid w:val="00C2122B"/>
    <w:rsid w:val="00C232FA"/>
    <w:rsid w:val="00C26105"/>
    <w:rsid w:val="00C26B56"/>
    <w:rsid w:val="00C26BBC"/>
    <w:rsid w:val="00C3069C"/>
    <w:rsid w:val="00C30A71"/>
    <w:rsid w:val="00C3265E"/>
    <w:rsid w:val="00C35863"/>
    <w:rsid w:val="00C36346"/>
    <w:rsid w:val="00C37025"/>
    <w:rsid w:val="00C37988"/>
    <w:rsid w:val="00C41BED"/>
    <w:rsid w:val="00C41EA2"/>
    <w:rsid w:val="00C41FBD"/>
    <w:rsid w:val="00C42FFC"/>
    <w:rsid w:val="00C430E2"/>
    <w:rsid w:val="00C4388D"/>
    <w:rsid w:val="00C44535"/>
    <w:rsid w:val="00C46008"/>
    <w:rsid w:val="00C46CE5"/>
    <w:rsid w:val="00C470C5"/>
    <w:rsid w:val="00C47278"/>
    <w:rsid w:val="00C47B4C"/>
    <w:rsid w:val="00C521ED"/>
    <w:rsid w:val="00C52B5F"/>
    <w:rsid w:val="00C52DA5"/>
    <w:rsid w:val="00C52DCD"/>
    <w:rsid w:val="00C52F15"/>
    <w:rsid w:val="00C57E7C"/>
    <w:rsid w:val="00C60E45"/>
    <w:rsid w:val="00C62836"/>
    <w:rsid w:val="00C64AC7"/>
    <w:rsid w:val="00C67D12"/>
    <w:rsid w:val="00C67EF8"/>
    <w:rsid w:val="00C70D4E"/>
    <w:rsid w:val="00C72175"/>
    <w:rsid w:val="00C726FA"/>
    <w:rsid w:val="00C73489"/>
    <w:rsid w:val="00C73B5E"/>
    <w:rsid w:val="00C74C50"/>
    <w:rsid w:val="00C76945"/>
    <w:rsid w:val="00C77043"/>
    <w:rsid w:val="00C80B71"/>
    <w:rsid w:val="00C84A50"/>
    <w:rsid w:val="00C852D8"/>
    <w:rsid w:val="00C853AF"/>
    <w:rsid w:val="00C85850"/>
    <w:rsid w:val="00C85ACE"/>
    <w:rsid w:val="00C8675B"/>
    <w:rsid w:val="00C86962"/>
    <w:rsid w:val="00C907F2"/>
    <w:rsid w:val="00C92597"/>
    <w:rsid w:val="00C92963"/>
    <w:rsid w:val="00C92C18"/>
    <w:rsid w:val="00C92D68"/>
    <w:rsid w:val="00C92FC7"/>
    <w:rsid w:val="00C931B7"/>
    <w:rsid w:val="00C93409"/>
    <w:rsid w:val="00C95E45"/>
    <w:rsid w:val="00CA0C7A"/>
    <w:rsid w:val="00CA1BEE"/>
    <w:rsid w:val="00CA52F8"/>
    <w:rsid w:val="00CA5EB0"/>
    <w:rsid w:val="00CA6BE4"/>
    <w:rsid w:val="00CA769C"/>
    <w:rsid w:val="00CB0031"/>
    <w:rsid w:val="00CB2711"/>
    <w:rsid w:val="00CB29F6"/>
    <w:rsid w:val="00CB3EB0"/>
    <w:rsid w:val="00CB4115"/>
    <w:rsid w:val="00CB6E00"/>
    <w:rsid w:val="00CB7147"/>
    <w:rsid w:val="00CB7683"/>
    <w:rsid w:val="00CC0E9D"/>
    <w:rsid w:val="00CC28F5"/>
    <w:rsid w:val="00CC38A0"/>
    <w:rsid w:val="00CC40CC"/>
    <w:rsid w:val="00CC6629"/>
    <w:rsid w:val="00CD139A"/>
    <w:rsid w:val="00CD152E"/>
    <w:rsid w:val="00CD1AF5"/>
    <w:rsid w:val="00CD1BE2"/>
    <w:rsid w:val="00CD1E6C"/>
    <w:rsid w:val="00CD2DFC"/>
    <w:rsid w:val="00CD2F92"/>
    <w:rsid w:val="00CD3D5D"/>
    <w:rsid w:val="00CD544C"/>
    <w:rsid w:val="00CD5C28"/>
    <w:rsid w:val="00CD63DD"/>
    <w:rsid w:val="00CD7257"/>
    <w:rsid w:val="00CE1108"/>
    <w:rsid w:val="00CE37E8"/>
    <w:rsid w:val="00CE4852"/>
    <w:rsid w:val="00CE4A55"/>
    <w:rsid w:val="00CE4BAC"/>
    <w:rsid w:val="00CE4F76"/>
    <w:rsid w:val="00CF01ED"/>
    <w:rsid w:val="00CF034C"/>
    <w:rsid w:val="00CF0E4F"/>
    <w:rsid w:val="00CF31CE"/>
    <w:rsid w:val="00CF4F6D"/>
    <w:rsid w:val="00CF501D"/>
    <w:rsid w:val="00CF585B"/>
    <w:rsid w:val="00CF6AF7"/>
    <w:rsid w:val="00CF752F"/>
    <w:rsid w:val="00D012FC"/>
    <w:rsid w:val="00D01FBC"/>
    <w:rsid w:val="00D020AD"/>
    <w:rsid w:val="00D026AB"/>
    <w:rsid w:val="00D0279C"/>
    <w:rsid w:val="00D03A2F"/>
    <w:rsid w:val="00D052FF"/>
    <w:rsid w:val="00D071A6"/>
    <w:rsid w:val="00D07EF6"/>
    <w:rsid w:val="00D103EC"/>
    <w:rsid w:val="00D106E1"/>
    <w:rsid w:val="00D11BF4"/>
    <w:rsid w:val="00D11FBE"/>
    <w:rsid w:val="00D122D1"/>
    <w:rsid w:val="00D12D95"/>
    <w:rsid w:val="00D13272"/>
    <w:rsid w:val="00D135D8"/>
    <w:rsid w:val="00D154C4"/>
    <w:rsid w:val="00D158D1"/>
    <w:rsid w:val="00D15A17"/>
    <w:rsid w:val="00D15FF8"/>
    <w:rsid w:val="00D1612D"/>
    <w:rsid w:val="00D169BE"/>
    <w:rsid w:val="00D169F1"/>
    <w:rsid w:val="00D1799E"/>
    <w:rsid w:val="00D20CF8"/>
    <w:rsid w:val="00D2150E"/>
    <w:rsid w:val="00D25DAC"/>
    <w:rsid w:val="00D25F7D"/>
    <w:rsid w:val="00D30613"/>
    <w:rsid w:val="00D31B0E"/>
    <w:rsid w:val="00D35D41"/>
    <w:rsid w:val="00D35E20"/>
    <w:rsid w:val="00D36BFF"/>
    <w:rsid w:val="00D4150A"/>
    <w:rsid w:val="00D41E17"/>
    <w:rsid w:val="00D4276C"/>
    <w:rsid w:val="00D436C5"/>
    <w:rsid w:val="00D437AE"/>
    <w:rsid w:val="00D4412C"/>
    <w:rsid w:val="00D446B8"/>
    <w:rsid w:val="00D44D25"/>
    <w:rsid w:val="00D45C10"/>
    <w:rsid w:val="00D460B1"/>
    <w:rsid w:val="00D5031B"/>
    <w:rsid w:val="00D51786"/>
    <w:rsid w:val="00D52750"/>
    <w:rsid w:val="00D529EA"/>
    <w:rsid w:val="00D56B3D"/>
    <w:rsid w:val="00D578BF"/>
    <w:rsid w:val="00D6038E"/>
    <w:rsid w:val="00D60E0A"/>
    <w:rsid w:val="00D60FCF"/>
    <w:rsid w:val="00D61A0C"/>
    <w:rsid w:val="00D62E2A"/>
    <w:rsid w:val="00D63736"/>
    <w:rsid w:val="00D645C0"/>
    <w:rsid w:val="00D65B31"/>
    <w:rsid w:val="00D67912"/>
    <w:rsid w:val="00D70107"/>
    <w:rsid w:val="00D70221"/>
    <w:rsid w:val="00D7046C"/>
    <w:rsid w:val="00D718AC"/>
    <w:rsid w:val="00D72A2D"/>
    <w:rsid w:val="00D74695"/>
    <w:rsid w:val="00D81843"/>
    <w:rsid w:val="00D81E8C"/>
    <w:rsid w:val="00D83194"/>
    <w:rsid w:val="00D83295"/>
    <w:rsid w:val="00D83654"/>
    <w:rsid w:val="00D85264"/>
    <w:rsid w:val="00D86588"/>
    <w:rsid w:val="00D874E9"/>
    <w:rsid w:val="00D90016"/>
    <w:rsid w:val="00D90244"/>
    <w:rsid w:val="00D90E86"/>
    <w:rsid w:val="00D9159E"/>
    <w:rsid w:val="00D91A70"/>
    <w:rsid w:val="00D95318"/>
    <w:rsid w:val="00D96C6F"/>
    <w:rsid w:val="00D97214"/>
    <w:rsid w:val="00DA110B"/>
    <w:rsid w:val="00DA19D3"/>
    <w:rsid w:val="00DA22F9"/>
    <w:rsid w:val="00DA41FE"/>
    <w:rsid w:val="00DA52E4"/>
    <w:rsid w:val="00DB2EA0"/>
    <w:rsid w:val="00DB3BD2"/>
    <w:rsid w:val="00DB47B5"/>
    <w:rsid w:val="00DB4921"/>
    <w:rsid w:val="00DB4AEF"/>
    <w:rsid w:val="00DB4C8C"/>
    <w:rsid w:val="00DB5727"/>
    <w:rsid w:val="00DB694A"/>
    <w:rsid w:val="00DB6B4F"/>
    <w:rsid w:val="00DB6EA1"/>
    <w:rsid w:val="00DC0AC9"/>
    <w:rsid w:val="00DC1380"/>
    <w:rsid w:val="00DC1524"/>
    <w:rsid w:val="00DC15CB"/>
    <w:rsid w:val="00DC1CAC"/>
    <w:rsid w:val="00DC2CC0"/>
    <w:rsid w:val="00DC3BCB"/>
    <w:rsid w:val="00DC44C4"/>
    <w:rsid w:val="00DC4B89"/>
    <w:rsid w:val="00DC659B"/>
    <w:rsid w:val="00DC7766"/>
    <w:rsid w:val="00DD0C6C"/>
    <w:rsid w:val="00DD1A94"/>
    <w:rsid w:val="00DD2FA7"/>
    <w:rsid w:val="00DD3C18"/>
    <w:rsid w:val="00DD3E42"/>
    <w:rsid w:val="00DD4917"/>
    <w:rsid w:val="00DD6E62"/>
    <w:rsid w:val="00DD7510"/>
    <w:rsid w:val="00DE0604"/>
    <w:rsid w:val="00DE1185"/>
    <w:rsid w:val="00DE2280"/>
    <w:rsid w:val="00DE2C05"/>
    <w:rsid w:val="00DE3010"/>
    <w:rsid w:val="00DE32BC"/>
    <w:rsid w:val="00DE4E97"/>
    <w:rsid w:val="00DE50A5"/>
    <w:rsid w:val="00DE5243"/>
    <w:rsid w:val="00DE645E"/>
    <w:rsid w:val="00DF04C5"/>
    <w:rsid w:val="00DF26CA"/>
    <w:rsid w:val="00DF40ED"/>
    <w:rsid w:val="00DF4E6D"/>
    <w:rsid w:val="00DF544F"/>
    <w:rsid w:val="00DF5745"/>
    <w:rsid w:val="00DF64F7"/>
    <w:rsid w:val="00E00196"/>
    <w:rsid w:val="00E00316"/>
    <w:rsid w:val="00E0064C"/>
    <w:rsid w:val="00E00E55"/>
    <w:rsid w:val="00E00FC5"/>
    <w:rsid w:val="00E015D9"/>
    <w:rsid w:val="00E026C0"/>
    <w:rsid w:val="00E0459D"/>
    <w:rsid w:val="00E05CC0"/>
    <w:rsid w:val="00E05D0F"/>
    <w:rsid w:val="00E0605E"/>
    <w:rsid w:val="00E072BC"/>
    <w:rsid w:val="00E101E1"/>
    <w:rsid w:val="00E10A05"/>
    <w:rsid w:val="00E13254"/>
    <w:rsid w:val="00E13558"/>
    <w:rsid w:val="00E135DA"/>
    <w:rsid w:val="00E1375B"/>
    <w:rsid w:val="00E14BBA"/>
    <w:rsid w:val="00E14DD8"/>
    <w:rsid w:val="00E16648"/>
    <w:rsid w:val="00E20FA6"/>
    <w:rsid w:val="00E2118F"/>
    <w:rsid w:val="00E2131D"/>
    <w:rsid w:val="00E2160A"/>
    <w:rsid w:val="00E22540"/>
    <w:rsid w:val="00E22E6B"/>
    <w:rsid w:val="00E24D3B"/>
    <w:rsid w:val="00E24FD6"/>
    <w:rsid w:val="00E25505"/>
    <w:rsid w:val="00E25EB7"/>
    <w:rsid w:val="00E25FDD"/>
    <w:rsid w:val="00E26713"/>
    <w:rsid w:val="00E26B3A"/>
    <w:rsid w:val="00E27AEE"/>
    <w:rsid w:val="00E27E64"/>
    <w:rsid w:val="00E32C8B"/>
    <w:rsid w:val="00E33860"/>
    <w:rsid w:val="00E33C85"/>
    <w:rsid w:val="00E341EA"/>
    <w:rsid w:val="00E36285"/>
    <w:rsid w:val="00E36A31"/>
    <w:rsid w:val="00E36E55"/>
    <w:rsid w:val="00E401D0"/>
    <w:rsid w:val="00E4083C"/>
    <w:rsid w:val="00E423FF"/>
    <w:rsid w:val="00E42E03"/>
    <w:rsid w:val="00E43F8C"/>
    <w:rsid w:val="00E44E63"/>
    <w:rsid w:val="00E46135"/>
    <w:rsid w:val="00E46B7A"/>
    <w:rsid w:val="00E47764"/>
    <w:rsid w:val="00E52149"/>
    <w:rsid w:val="00E52D52"/>
    <w:rsid w:val="00E52D9A"/>
    <w:rsid w:val="00E53084"/>
    <w:rsid w:val="00E53F4F"/>
    <w:rsid w:val="00E53FA4"/>
    <w:rsid w:val="00E54452"/>
    <w:rsid w:val="00E559C2"/>
    <w:rsid w:val="00E55ED0"/>
    <w:rsid w:val="00E56CDB"/>
    <w:rsid w:val="00E61527"/>
    <w:rsid w:val="00E62DB0"/>
    <w:rsid w:val="00E63AAE"/>
    <w:rsid w:val="00E65F71"/>
    <w:rsid w:val="00E672AF"/>
    <w:rsid w:val="00E67F70"/>
    <w:rsid w:val="00E70A42"/>
    <w:rsid w:val="00E726C8"/>
    <w:rsid w:val="00E756C5"/>
    <w:rsid w:val="00E765C0"/>
    <w:rsid w:val="00E81CC4"/>
    <w:rsid w:val="00E81D48"/>
    <w:rsid w:val="00E825EF"/>
    <w:rsid w:val="00E82998"/>
    <w:rsid w:val="00E829F2"/>
    <w:rsid w:val="00E83F3A"/>
    <w:rsid w:val="00E85349"/>
    <w:rsid w:val="00E86850"/>
    <w:rsid w:val="00E8691B"/>
    <w:rsid w:val="00E86B5D"/>
    <w:rsid w:val="00E875E5"/>
    <w:rsid w:val="00E87C3C"/>
    <w:rsid w:val="00E90F52"/>
    <w:rsid w:val="00E91A9D"/>
    <w:rsid w:val="00E91BB2"/>
    <w:rsid w:val="00E91C3B"/>
    <w:rsid w:val="00E940D6"/>
    <w:rsid w:val="00E942B4"/>
    <w:rsid w:val="00E947F8"/>
    <w:rsid w:val="00E94DD1"/>
    <w:rsid w:val="00E94E5A"/>
    <w:rsid w:val="00EA0FBE"/>
    <w:rsid w:val="00EA1982"/>
    <w:rsid w:val="00EA2000"/>
    <w:rsid w:val="00EA2114"/>
    <w:rsid w:val="00EA32BD"/>
    <w:rsid w:val="00EA3BE0"/>
    <w:rsid w:val="00EA6359"/>
    <w:rsid w:val="00EA6DE9"/>
    <w:rsid w:val="00EA6FE5"/>
    <w:rsid w:val="00EA7304"/>
    <w:rsid w:val="00EA7E62"/>
    <w:rsid w:val="00EB035D"/>
    <w:rsid w:val="00EB0B2D"/>
    <w:rsid w:val="00EB157C"/>
    <w:rsid w:val="00EB1E8C"/>
    <w:rsid w:val="00EB23A2"/>
    <w:rsid w:val="00EB265F"/>
    <w:rsid w:val="00EB296D"/>
    <w:rsid w:val="00EB3709"/>
    <w:rsid w:val="00EB372C"/>
    <w:rsid w:val="00EB3B5F"/>
    <w:rsid w:val="00EB5B29"/>
    <w:rsid w:val="00EB5C06"/>
    <w:rsid w:val="00EB7285"/>
    <w:rsid w:val="00EB7E0F"/>
    <w:rsid w:val="00EC0676"/>
    <w:rsid w:val="00EC10AC"/>
    <w:rsid w:val="00EC1234"/>
    <w:rsid w:val="00EC16AA"/>
    <w:rsid w:val="00EC36A9"/>
    <w:rsid w:val="00EC55B3"/>
    <w:rsid w:val="00EC5D76"/>
    <w:rsid w:val="00EC5EC4"/>
    <w:rsid w:val="00EC6BFC"/>
    <w:rsid w:val="00EC7D39"/>
    <w:rsid w:val="00ED1BC5"/>
    <w:rsid w:val="00ED3662"/>
    <w:rsid w:val="00ED5D1B"/>
    <w:rsid w:val="00ED5DBB"/>
    <w:rsid w:val="00ED5EF4"/>
    <w:rsid w:val="00ED625D"/>
    <w:rsid w:val="00ED7402"/>
    <w:rsid w:val="00ED767E"/>
    <w:rsid w:val="00ED7B68"/>
    <w:rsid w:val="00EE1943"/>
    <w:rsid w:val="00EE1B55"/>
    <w:rsid w:val="00EE1C13"/>
    <w:rsid w:val="00EE3511"/>
    <w:rsid w:val="00EE5C74"/>
    <w:rsid w:val="00EE6067"/>
    <w:rsid w:val="00EE62AE"/>
    <w:rsid w:val="00EE6370"/>
    <w:rsid w:val="00EE70E8"/>
    <w:rsid w:val="00EF0D94"/>
    <w:rsid w:val="00EF22E6"/>
    <w:rsid w:val="00EF27D5"/>
    <w:rsid w:val="00EF4052"/>
    <w:rsid w:val="00EF48D5"/>
    <w:rsid w:val="00EF51AF"/>
    <w:rsid w:val="00EF5A20"/>
    <w:rsid w:val="00EF6B91"/>
    <w:rsid w:val="00EF79DB"/>
    <w:rsid w:val="00F00581"/>
    <w:rsid w:val="00F00AC4"/>
    <w:rsid w:val="00F00E24"/>
    <w:rsid w:val="00F01F49"/>
    <w:rsid w:val="00F01FCC"/>
    <w:rsid w:val="00F0211B"/>
    <w:rsid w:val="00F02276"/>
    <w:rsid w:val="00F030DE"/>
    <w:rsid w:val="00F03CF6"/>
    <w:rsid w:val="00F10404"/>
    <w:rsid w:val="00F10581"/>
    <w:rsid w:val="00F1058E"/>
    <w:rsid w:val="00F11CEF"/>
    <w:rsid w:val="00F12A51"/>
    <w:rsid w:val="00F13747"/>
    <w:rsid w:val="00F13C4D"/>
    <w:rsid w:val="00F14333"/>
    <w:rsid w:val="00F16A03"/>
    <w:rsid w:val="00F21278"/>
    <w:rsid w:val="00F21443"/>
    <w:rsid w:val="00F21BD4"/>
    <w:rsid w:val="00F2200A"/>
    <w:rsid w:val="00F22433"/>
    <w:rsid w:val="00F23A55"/>
    <w:rsid w:val="00F24882"/>
    <w:rsid w:val="00F25A86"/>
    <w:rsid w:val="00F268B7"/>
    <w:rsid w:val="00F27664"/>
    <w:rsid w:val="00F317A8"/>
    <w:rsid w:val="00F32DF7"/>
    <w:rsid w:val="00F333EA"/>
    <w:rsid w:val="00F33718"/>
    <w:rsid w:val="00F33A12"/>
    <w:rsid w:val="00F34EB2"/>
    <w:rsid w:val="00F37176"/>
    <w:rsid w:val="00F3724C"/>
    <w:rsid w:val="00F40AC5"/>
    <w:rsid w:val="00F417C0"/>
    <w:rsid w:val="00F419F9"/>
    <w:rsid w:val="00F42059"/>
    <w:rsid w:val="00F42F35"/>
    <w:rsid w:val="00F43B76"/>
    <w:rsid w:val="00F440D7"/>
    <w:rsid w:val="00F44BA9"/>
    <w:rsid w:val="00F44D8A"/>
    <w:rsid w:val="00F456BA"/>
    <w:rsid w:val="00F4733E"/>
    <w:rsid w:val="00F5108B"/>
    <w:rsid w:val="00F51545"/>
    <w:rsid w:val="00F519FA"/>
    <w:rsid w:val="00F56B9A"/>
    <w:rsid w:val="00F56F8F"/>
    <w:rsid w:val="00F57D25"/>
    <w:rsid w:val="00F57E89"/>
    <w:rsid w:val="00F6029C"/>
    <w:rsid w:val="00F60813"/>
    <w:rsid w:val="00F60CE0"/>
    <w:rsid w:val="00F616CA"/>
    <w:rsid w:val="00F61E10"/>
    <w:rsid w:val="00F62A58"/>
    <w:rsid w:val="00F63755"/>
    <w:rsid w:val="00F637FF"/>
    <w:rsid w:val="00F63C7E"/>
    <w:rsid w:val="00F642F8"/>
    <w:rsid w:val="00F6519A"/>
    <w:rsid w:val="00F65578"/>
    <w:rsid w:val="00F65C66"/>
    <w:rsid w:val="00F66461"/>
    <w:rsid w:val="00F67352"/>
    <w:rsid w:val="00F7031E"/>
    <w:rsid w:val="00F718F2"/>
    <w:rsid w:val="00F720B1"/>
    <w:rsid w:val="00F729C5"/>
    <w:rsid w:val="00F72C0F"/>
    <w:rsid w:val="00F73697"/>
    <w:rsid w:val="00F767D0"/>
    <w:rsid w:val="00F81E84"/>
    <w:rsid w:val="00F84410"/>
    <w:rsid w:val="00F8456F"/>
    <w:rsid w:val="00F84FD3"/>
    <w:rsid w:val="00F85B7F"/>
    <w:rsid w:val="00F87DAE"/>
    <w:rsid w:val="00F916D8"/>
    <w:rsid w:val="00F91775"/>
    <w:rsid w:val="00F91B50"/>
    <w:rsid w:val="00F927FB"/>
    <w:rsid w:val="00F93406"/>
    <w:rsid w:val="00F94F1D"/>
    <w:rsid w:val="00F970F5"/>
    <w:rsid w:val="00F971C4"/>
    <w:rsid w:val="00FA0BD9"/>
    <w:rsid w:val="00FA0D9B"/>
    <w:rsid w:val="00FA13C0"/>
    <w:rsid w:val="00FA14C2"/>
    <w:rsid w:val="00FA2C66"/>
    <w:rsid w:val="00FA3266"/>
    <w:rsid w:val="00FA366F"/>
    <w:rsid w:val="00FA385D"/>
    <w:rsid w:val="00FA4337"/>
    <w:rsid w:val="00FA63CD"/>
    <w:rsid w:val="00FA63DA"/>
    <w:rsid w:val="00FA6A75"/>
    <w:rsid w:val="00FB1553"/>
    <w:rsid w:val="00FB253B"/>
    <w:rsid w:val="00FB2FD1"/>
    <w:rsid w:val="00FB3833"/>
    <w:rsid w:val="00FB5546"/>
    <w:rsid w:val="00FB6D81"/>
    <w:rsid w:val="00FB75D0"/>
    <w:rsid w:val="00FC09A3"/>
    <w:rsid w:val="00FC1809"/>
    <w:rsid w:val="00FC279F"/>
    <w:rsid w:val="00FC29F9"/>
    <w:rsid w:val="00FC2E29"/>
    <w:rsid w:val="00FC2F55"/>
    <w:rsid w:val="00FC3ECE"/>
    <w:rsid w:val="00FC7C6F"/>
    <w:rsid w:val="00FC7DEC"/>
    <w:rsid w:val="00FD1400"/>
    <w:rsid w:val="00FD197C"/>
    <w:rsid w:val="00FD1FC9"/>
    <w:rsid w:val="00FD2E0C"/>
    <w:rsid w:val="00FD43F0"/>
    <w:rsid w:val="00FD4477"/>
    <w:rsid w:val="00FD5218"/>
    <w:rsid w:val="00FD6844"/>
    <w:rsid w:val="00FD6C93"/>
    <w:rsid w:val="00FD71DD"/>
    <w:rsid w:val="00FD7234"/>
    <w:rsid w:val="00FD72CF"/>
    <w:rsid w:val="00FD7953"/>
    <w:rsid w:val="00FE033E"/>
    <w:rsid w:val="00FE1415"/>
    <w:rsid w:val="00FE144C"/>
    <w:rsid w:val="00FE1DEE"/>
    <w:rsid w:val="00FE24B8"/>
    <w:rsid w:val="00FE30AD"/>
    <w:rsid w:val="00FE4794"/>
    <w:rsid w:val="00FE4EA3"/>
    <w:rsid w:val="00FE54BB"/>
    <w:rsid w:val="00FE57D9"/>
    <w:rsid w:val="00FE7A19"/>
    <w:rsid w:val="00FF3B14"/>
    <w:rsid w:val="00FF5FA8"/>
    <w:rsid w:val="00FF6721"/>
    <w:rsid w:val="00FF6DFA"/>
    <w:rsid w:val="00FF74A8"/>
    <w:rsid w:val="00FF79B5"/>
    <w:rsid w:val="00FF7B48"/>
    <w:rsid w:val="060E780C"/>
    <w:rsid w:val="08C47E4B"/>
    <w:rsid w:val="0DAF3FDF"/>
    <w:rsid w:val="1137542A"/>
    <w:rsid w:val="12DE42C2"/>
    <w:rsid w:val="19D2508C"/>
    <w:rsid w:val="1A120C40"/>
    <w:rsid w:val="1B930FE1"/>
    <w:rsid w:val="2246407B"/>
    <w:rsid w:val="22DD01B9"/>
    <w:rsid w:val="244B6875"/>
    <w:rsid w:val="24B14BE5"/>
    <w:rsid w:val="250C566F"/>
    <w:rsid w:val="25EC7D1A"/>
    <w:rsid w:val="26D712D3"/>
    <w:rsid w:val="28A75F28"/>
    <w:rsid w:val="2E2012D9"/>
    <w:rsid w:val="304C69EA"/>
    <w:rsid w:val="30D677E3"/>
    <w:rsid w:val="35C4689E"/>
    <w:rsid w:val="367C727B"/>
    <w:rsid w:val="36CD93F3"/>
    <w:rsid w:val="39786FD3"/>
    <w:rsid w:val="3AE343F3"/>
    <w:rsid w:val="3DFF8245"/>
    <w:rsid w:val="3F32786B"/>
    <w:rsid w:val="3FBF0AAA"/>
    <w:rsid w:val="3FBF2AC8"/>
    <w:rsid w:val="402C5F33"/>
    <w:rsid w:val="470E7303"/>
    <w:rsid w:val="475B5C74"/>
    <w:rsid w:val="49B67CAB"/>
    <w:rsid w:val="4BD90C7A"/>
    <w:rsid w:val="4E1B3A87"/>
    <w:rsid w:val="4FC16A97"/>
    <w:rsid w:val="51003874"/>
    <w:rsid w:val="51A501FC"/>
    <w:rsid w:val="52BA500D"/>
    <w:rsid w:val="58CA2A1C"/>
    <w:rsid w:val="5BA72C29"/>
    <w:rsid w:val="5D7D038D"/>
    <w:rsid w:val="5DCFC719"/>
    <w:rsid w:val="5EF75136"/>
    <w:rsid w:val="5FA57900"/>
    <w:rsid w:val="5FAE27EF"/>
    <w:rsid w:val="5FAF6445"/>
    <w:rsid w:val="61BFF604"/>
    <w:rsid w:val="65CF62F7"/>
    <w:rsid w:val="67AFA603"/>
    <w:rsid w:val="67FBAD24"/>
    <w:rsid w:val="6C9F6D6C"/>
    <w:rsid w:val="6EB35C24"/>
    <w:rsid w:val="6F8C3622"/>
    <w:rsid w:val="70027638"/>
    <w:rsid w:val="71FD435D"/>
    <w:rsid w:val="745FB37B"/>
    <w:rsid w:val="749DF3C6"/>
    <w:rsid w:val="751B0A25"/>
    <w:rsid w:val="766FC3C0"/>
    <w:rsid w:val="76EF0D97"/>
    <w:rsid w:val="7733003F"/>
    <w:rsid w:val="773F8B51"/>
    <w:rsid w:val="774DF4CC"/>
    <w:rsid w:val="78E358F4"/>
    <w:rsid w:val="7B7EBF3E"/>
    <w:rsid w:val="7BFFD85A"/>
    <w:rsid w:val="7F77D734"/>
    <w:rsid w:val="7FCF4190"/>
    <w:rsid w:val="7FDD3D9E"/>
    <w:rsid w:val="7FEF7D48"/>
    <w:rsid w:val="7FFF03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9AE9B"/>
  <w15:docId w15:val="{3CDC5133-A43F-4603-ADEB-5DBBD6E46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rPr>
  </w:style>
  <w:style w:type="paragraph" w:styleId="1">
    <w:name w:val="heading 1"/>
    <w:basedOn w:val="a"/>
    <w:next w:val="a"/>
    <w:link w:val="10"/>
    <w:uiPriority w:val="9"/>
    <w:qFormat/>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0"/>
    <w:uiPriority w:val="9"/>
    <w:unhideWhenUsed/>
    <w:qFormat/>
    <w:pPr>
      <w:spacing w:before="200" w:after="0"/>
      <w:outlineLvl w:val="3"/>
    </w:pPr>
    <w:rPr>
      <w:rFonts w:asciiTheme="majorHAnsi" w:eastAsiaTheme="majorEastAsia" w:hAnsiTheme="majorHAnsi" w:cstheme="majorBidi"/>
      <w:b/>
      <w:bCs/>
      <w:i/>
      <w:iCs/>
    </w:rPr>
  </w:style>
  <w:style w:type="paragraph" w:styleId="5">
    <w:name w:val="heading 5"/>
    <w:basedOn w:val="a"/>
    <w:next w:val="a"/>
    <w:link w:val="50"/>
    <w:uiPriority w:val="9"/>
    <w:unhideWhenUsed/>
    <w:qFormat/>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
    <w:next w:val="a"/>
    <w:link w:val="60"/>
    <w:uiPriority w:val="9"/>
    <w:unhideWhenUsed/>
    <w:qFormat/>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
    <w:next w:val="a"/>
    <w:link w:val="70"/>
    <w:uiPriority w:val="9"/>
    <w:unhideWhenUsed/>
    <w:qFormat/>
    <w:pPr>
      <w:spacing w:after="0"/>
      <w:outlineLvl w:val="6"/>
    </w:pPr>
    <w:rPr>
      <w:rFonts w:asciiTheme="majorHAnsi" w:eastAsiaTheme="majorEastAsia" w:hAnsiTheme="majorHAnsi" w:cstheme="majorBidi"/>
      <w:i/>
      <w:iCs/>
    </w:rPr>
  </w:style>
  <w:style w:type="paragraph" w:styleId="8">
    <w:name w:val="heading 8"/>
    <w:basedOn w:val="a"/>
    <w:next w:val="a"/>
    <w:link w:val="80"/>
    <w:uiPriority w:val="9"/>
    <w:unhideWhenUsed/>
    <w:qFormat/>
    <w:pPr>
      <w:spacing w:after="0"/>
      <w:outlineLvl w:val="7"/>
    </w:pPr>
    <w:rPr>
      <w:rFonts w:asciiTheme="majorHAnsi" w:eastAsiaTheme="majorEastAsia" w:hAnsiTheme="majorHAnsi" w:cstheme="majorBidi"/>
      <w:sz w:val="20"/>
      <w:szCs w:val="20"/>
    </w:rPr>
  </w:style>
  <w:style w:type="paragraph" w:styleId="9">
    <w:name w:val="heading 9"/>
    <w:basedOn w:val="a"/>
    <w:next w:val="a"/>
    <w:link w:val="90"/>
    <w:uiPriority w:val="9"/>
    <w:unhideWhenUsed/>
    <w:qFormat/>
    <w:pPr>
      <w:spacing w:after="0"/>
      <w:outlineLvl w:val="8"/>
    </w:pPr>
    <w:rPr>
      <w:rFonts w:asciiTheme="majorHAnsi" w:eastAsiaTheme="majorEastAsia" w:hAnsiTheme="majorHAnsi" w:cstheme="majorBidi"/>
      <w:i/>
      <w:iCs/>
      <w:spacing w:val="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Plain Text"/>
    <w:basedOn w:val="a"/>
    <w:link w:val="a6"/>
    <w:qFormat/>
    <w:rPr>
      <w:rFonts w:ascii="宋体" w:hAnsi="Courier New"/>
    </w:rPr>
  </w:style>
  <w:style w:type="paragraph" w:styleId="a7">
    <w:name w:val="endnote text"/>
    <w:basedOn w:val="a"/>
    <w:link w:val="a8"/>
    <w:uiPriority w:val="99"/>
    <w:semiHidden/>
    <w:unhideWhenUsed/>
    <w:qFormat/>
    <w:pPr>
      <w:spacing w:after="0" w:line="240" w:lineRule="auto"/>
    </w:pPr>
    <w:rPr>
      <w:sz w:val="20"/>
      <w:szCs w:val="20"/>
    </w:rPr>
  </w:style>
  <w:style w:type="paragraph" w:styleId="a9">
    <w:name w:val="Balloon Text"/>
    <w:basedOn w:val="a"/>
    <w:link w:val="aa"/>
    <w:uiPriority w:val="99"/>
    <w:unhideWhenUsed/>
    <w:qFormat/>
    <w:pPr>
      <w:spacing w:after="0" w:line="240" w:lineRule="auto"/>
    </w:pPr>
    <w:rPr>
      <w:sz w:val="18"/>
      <w:szCs w:val="18"/>
    </w:rPr>
  </w:style>
  <w:style w:type="paragraph" w:styleId="ab">
    <w:name w:val="footer"/>
    <w:basedOn w:val="a"/>
    <w:link w:val="ac"/>
    <w:uiPriority w:val="99"/>
    <w:unhideWhenUsed/>
    <w:qFormat/>
    <w:pPr>
      <w:widowControl w:val="0"/>
      <w:tabs>
        <w:tab w:val="center" w:pos="4153"/>
        <w:tab w:val="right" w:pos="8306"/>
      </w:tabs>
      <w:snapToGrid w:val="0"/>
      <w:spacing w:after="0" w:line="240" w:lineRule="auto"/>
    </w:pPr>
    <w:rPr>
      <w:kern w:val="2"/>
      <w:sz w:val="18"/>
      <w:szCs w:val="18"/>
    </w:rPr>
  </w:style>
  <w:style w:type="paragraph" w:styleId="ad">
    <w:name w:val="header"/>
    <w:basedOn w:val="a"/>
    <w:link w:val="ae"/>
    <w:uiPriority w:val="99"/>
    <w:unhideWhenUsed/>
    <w:qFormat/>
    <w:pPr>
      <w:widowControl w:val="0"/>
      <w:pBdr>
        <w:bottom w:val="single" w:sz="6" w:space="1" w:color="auto"/>
      </w:pBdr>
      <w:tabs>
        <w:tab w:val="center" w:pos="4153"/>
        <w:tab w:val="right" w:pos="8306"/>
      </w:tabs>
      <w:snapToGrid w:val="0"/>
      <w:spacing w:after="0" w:line="240" w:lineRule="auto"/>
      <w:jc w:val="center"/>
    </w:pPr>
    <w:rPr>
      <w:kern w:val="2"/>
      <w:sz w:val="18"/>
      <w:szCs w:val="18"/>
    </w:rPr>
  </w:style>
  <w:style w:type="paragraph" w:styleId="af">
    <w:name w:val="Subtitle"/>
    <w:basedOn w:val="a"/>
    <w:next w:val="a"/>
    <w:link w:val="af0"/>
    <w:uiPriority w:val="11"/>
    <w:qFormat/>
    <w:pPr>
      <w:spacing w:after="600"/>
    </w:pPr>
    <w:rPr>
      <w:rFonts w:asciiTheme="majorHAnsi" w:eastAsiaTheme="majorEastAsia" w:hAnsiTheme="majorHAnsi" w:cstheme="majorBidi"/>
      <w:i/>
      <w:iCs/>
      <w:spacing w:val="13"/>
      <w:sz w:val="24"/>
      <w:szCs w:val="24"/>
    </w:rPr>
  </w:style>
  <w:style w:type="paragraph" w:styleId="af1">
    <w:name w:val="footnote text"/>
    <w:basedOn w:val="a"/>
    <w:link w:val="af2"/>
    <w:uiPriority w:val="99"/>
    <w:unhideWhenUsed/>
    <w:qFormat/>
    <w:pPr>
      <w:widowControl w:val="0"/>
      <w:snapToGrid w:val="0"/>
      <w:spacing w:after="160" w:line="259" w:lineRule="auto"/>
    </w:pPr>
    <w:rPr>
      <w:rFonts w:ascii="Calibri" w:eastAsia="宋体" w:hAnsi="Calibri" w:cs="Times New Roman"/>
      <w:kern w:val="2"/>
      <w:sz w:val="18"/>
      <w:szCs w:val="18"/>
    </w:rPr>
  </w:style>
  <w:style w:type="paragraph" w:styleId="af3">
    <w:name w:val="Title"/>
    <w:basedOn w:val="a"/>
    <w:next w:val="a"/>
    <w:link w:val="af4"/>
    <w:uiPriority w:val="10"/>
    <w:qFormat/>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paragraph" w:styleId="af5">
    <w:name w:val="annotation subject"/>
    <w:basedOn w:val="a3"/>
    <w:next w:val="a3"/>
    <w:link w:val="af6"/>
    <w:uiPriority w:val="99"/>
    <w:unhideWhenUsed/>
    <w:qFormat/>
    <w:pPr>
      <w:spacing w:line="240" w:lineRule="auto"/>
    </w:pPr>
    <w:rPr>
      <w:b/>
      <w:bCs/>
      <w:sz w:val="20"/>
      <w:szCs w:val="20"/>
    </w:rPr>
  </w:style>
  <w:style w:type="table" w:styleId="af7">
    <w:name w:val="Table Grid"/>
    <w:basedOn w:val="a1"/>
    <w:uiPriority w:val="39"/>
    <w:qFormat/>
    <w:rPr>
      <w:rFonts w:ascii="Times New Roman" w:eastAsia="宋体" w:hAnsi="Times New Roman"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endnote reference"/>
    <w:basedOn w:val="a0"/>
    <w:uiPriority w:val="99"/>
    <w:semiHidden/>
    <w:unhideWhenUsed/>
    <w:qFormat/>
    <w:rPr>
      <w:vertAlign w:val="superscript"/>
    </w:rPr>
  </w:style>
  <w:style w:type="character" w:styleId="afa">
    <w:name w:val="Emphasis"/>
    <w:uiPriority w:val="20"/>
    <w:qFormat/>
    <w:rPr>
      <w:b/>
      <w:bCs/>
      <w:i/>
      <w:iCs/>
      <w:spacing w:val="10"/>
      <w:shd w:val="clear" w:color="auto" w:fill="auto"/>
    </w:rPr>
  </w:style>
  <w:style w:type="character" w:styleId="afb">
    <w:name w:val="annotation reference"/>
    <w:basedOn w:val="a0"/>
    <w:uiPriority w:val="99"/>
    <w:unhideWhenUsed/>
    <w:qFormat/>
    <w:rPr>
      <w:sz w:val="16"/>
      <w:szCs w:val="16"/>
    </w:rPr>
  </w:style>
  <w:style w:type="character" w:styleId="afc">
    <w:name w:val="footnote reference"/>
    <w:basedOn w:val="a0"/>
    <w:uiPriority w:val="99"/>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b/>
      <w:bCs/>
      <w:kern w:val="0"/>
      <w:sz w:val="28"/>
      <w:szCs w:val="28"/>
    </w:rPr>
  </w:style>
  <w:style w:type="character" w:customStyle="1" w:styleId="20">
    <w:name w:val="标题 2 字符"/>
    <w:basedOn w:val="a0"/>
    <w:link w:val="2"/>
    <w:uiPriority w:val="9"/>
    <w:qFormat/>
    <w:rPr>
      <w:rFonts w:asciiTheme="majorHAnsi" w:eastAsiaTheme="majorEastAsia" w:hAnsiTheme="majorHAnsi" w:cstheme="majorBidi"/>
      <w:b/>
      <w:bCs/>
      <w:kern w:val="0"/>
      <w:sz w:val="32"/>
      <w:szCs w:val="32"/>
    </w:rPr>
  </w:style>
  <w:style w:type="character" w:customStyle="1" w:styleId="30">
    <w:name w:val="标题 3 字符"/>
    <w:basedOn w:val="a0"/>
    <w:link w:val="3"/>
    <w:uiPriority w:val="9"/>
    <w:qFormat/>
    <w:rPr>
      <w:rFonts w:asciiTheme="majorHAnsi" w:eastAsiaTheme="majorEastAsia" w:hAnsiTheme="majorHAnsi" w:cstheme="majorBidi"/>
      <w:b/>
      <w:bCs/>
      <w:kern w:val="0"/>
      <w:sz w:val="22"/>
    </w:rPr>
  </w:style>
  <w:style w:type="character" w:customStyle="1" w:styleId="40">
    <w:name w:val="标题 4 字符"/>
    <w:basedOn w:val="a0"/>
    <w:link w:val="4"/>
    <w:uiPriority w:val="9"/>
    <w:qFormat/>
    <w:rPr>
      <w:rFonts w:asciiTheme="majorHAnsi" w:eastAsiaTheme="majorEastAsia" w:hAnsiTheme="majorHAnsi" w:cstheme="majorBidi"/>
      <w:b/>
      <w:bCs/>
      <w:i/>
      <w:iCs/>
      <w:kern w:val="0"/>
      <w:sz w:val="22"/>
    </w:rPr>
  </w:style>
  <w:style w:type="character" w:customStyle="1" w:styleId="50">
    <w:name w:val="标题 5 字符"/>
    <w:basedOn w:val="a0"/>
    <w:link w:val="5"/>
    <w:uiPriority w:val="9"/>
    <w:qFormat/>
    <w:rPr>
      <w:rFonts w:asciiTheme="majorHAnsi" w:eastAsiaTheme="majorEastAsia" w:hAnsiTheme="majorHAnsi" w:cstheme="majorBidi"/>
      <w:b/>
      <w:bCs/>
      <w:color w:val="7F7F7F" w:themeColor="text1" w:themeTint="80"/>
      <w:kern w:val="0"/>
      <w:sz w:val="22"/>
    </w:rPr>
  </w:style>
  <w:style w:type="character" w:customStyle="1" w:styleId="60">
    <w:name w:val="标题 6 字符"/>
    <w:basedOn w:val="a0"/>
    <w:link w:val="6"/>
    <w:uiPriority w:val="9"/>
    <w:qFormat/>
    <w:rPr>
      <w:rFonts w:asciiTheme="majorHAnsi" w:eastAsiaTheme="majorEastAsia" w:hAnsiTheme="majorHAnsi" w:cstheme="majorBidi"/>
      <w:b/>
      <w:bCs/>
      <w:i/>
      <w:iCs/>
      <w:color w:val="7F7F7F" w:themeColor="text1" w:themeTint="80"/>
      <w:kern w:val="0"/>
      <w:sz w:val="22"/>
    </w:rPr>
  </w:style>
  <w:style w:type="character" w:customStyle="1" w:styleId="70">
    <w:name w:val="标题 7 字符"/>
    <w:basedOn w:val="a0"/>
    <w:link w:val="7"/>
    <w:uiPriority w:val="9"/>
    <w:qFormat/>
    <w:rPr>
      <w:rFonts w:asciiTheme="majorHAnsi" w:eastAsiaTheme="majorEastAsia" w:hAnsiTheme="majorHAnsi" w:cstheme="majorBidi"/>
      <w:i/>
      <w:iCs/>
      <w:kern w:val="0"/>
      <w:sz w:val="22"/>
    </w:rPr>
  </w:style>
  <w:style w:type="character" w:customStyle="1" w:styleId="80">
    <w:name w:val="标题 8 字符"/>
    <w:basedOn w:val="a0"/>
    <w:link w:val="8"/>
    <w:uiPriority w:val="9"/>
    <w:qFormat/>
    <w:rPr>
      <w:rFonts w:asciiTheme="majorHAnsi" w:eastAsiaTheme="majorEastAsia" w:hAnsiTheme="majorHAnsi" w:cstheme="majorBidi"/>
      <w:kern w:val="0"/>
      <w:sz w:val="20"/>
      <w:szCs w:val="20"/>
    </w:rPr>
  </w:style>
  <w:style w:type="character" w:customStyle="1" w:styleId="90">
    <w:name w:val="标题 9 字符"/>
    <w:basedOn w:val="a0"/>
    <w:link w:val="9"/>
    <w:uiPriority w:val="9"/>
    <w:qFormat/>
    <w:rPr>
      <w:rFonts w:asciiTheme="majorHAnsi" w:eastAsiaTheme="majorEastAsia" w:hAnsiTheme="majorHAnsi" w:cstheme="majorBidi"/>
      <w:i/>
      <w:iCs/>
      <w:spacing w:val="5"/>
      <w:kern w:val="0"/>
      <w:sz w:val="20"/>
      <w:szCs w:val="20"/>
    </w:rPr>
  </w:style>
  <w:style w:type="character" w:customStyle="1" w:styleId="a4">
    <w:name w:val="批注文字 字符"/>
    <w:basedOn w:val="a0"/>
    <w:link w:val="a3"/>
    <w:uiPriority w:val="99"/>
    <w:qFormat/>
    <w:rPr>
      <w:kern w:val="0"/>
      <w:sz w:val="22"/>
    </w:rPr>
  </w:style>
  <w:style w:type="character" w:customStyle="1" w:styleId="a6">
    <w:name w:val="纯文本 字符"/>
    <w:basedOn w:val="a0"/>
    <w:link w:val="a5"/>
    <w:qFormat/>
    <w:rPr>
      <w:rFonts w:ascii="宋体" w:hAnsi="Courier New"/>
      <w:kern w:val="0"/>
      <w:sz w:val="22"/>
    </w:rPr>
  </w:style>
  <w:style w:type="character" w:customStyle="1" w:styleId="aa">
    <w:name w:val="批注框文本 字符"/>
    <w:basedOn w:val="a0"/>
    <w:link w:val="a9"/>
    <w:uiPriority w:val="99"/>
    <w:qFormat/>
    <w:rPr>
      <w:kern w:val="0"/>
      <w:sz w:val="18"/>
      <w:szCs w:val="18"/>
    </w:rPr>
  </w:style>
  <w:style w:type="character" w:customStyle="1" w:styleId="ac">
    <w:name w:val="页脚 字符"/>
    <w:basedOn w:val="a0"/>
    <w:link w:val="ab"/>
    <w:uiPriority w:val="99"/>
    <w:qFormat/>
    <w:rPr>
      <w:sz w:val="18"/>
      <w:szCs w:val="18"/>
    </w:rPr>
  </w:style>
  <w:style w:type="character" w:customStyle="1" w:styleId="ae">
    <w:name w:val="页眉 字符"/>
    <w:basedOn w:val="a0"/>
    <w:link w:val="ad"/>
    <w:uiPriority w:val="99"/>
    <w:qFormat/>
    <w:rPr>
      <w:sz w:val="18"/>
      <w:szCs w:val="18"/>
    </w:rPr>
  </w:style>
  <w:style w:type="character" w:customStyle="1" w:styleId="af0">
    <w:name w:val="副标题 字符"/>
    <w:basedOn w:val="a0"/>
    <w:link w:val="af"/>
    <w:uiPriority w:val="11"/>
    <w:qFormat/>
    <w:rPr>
      <w:rFonts w:asciiTheme="majorHAnsi" w:eastAsiaTheme="majorEastAsia" w:hAnsiTheme="majorHAnsi" w:cstheme="majorBidi"/>
      <w:i/>
      <w:iCs/>
      <w:spacing w:val="13"/>
      <w:kern w:val="0"/>
      <w:sz w:val="24"/>
      <w:szCs w:val="24"/>
    </w:rPr>
  </w:style>
  <w:style w:type="character" w:customStyle="1" w:styleId="af2">
    <w:name w:val="脚注文本 字符"/>
    <w:basedOn w:val="a0"/>
    <w:link w:val="af1"/>
    <w:uiPriority w:val="99"/>
    <w:qFormat/>
    <w:rPr>
      <w:rFonts w:ascii="Calibri" w:eastAsia="宋体" w:hAnsi="Calibri" w:cs="Times New Roman"/>
      <w:sz w:val="18"/>
      <w:szCs w:val="18"/>
    </w:rPr>
  </w:style>
  <w:style w:type="character" w:customStyle="1" w:styleId="af4">
    <w:name w:val="标题 字符"/>
    <w:basedOn w:val="a0"/>
    <w:link w:val="af3"/>
    <w:uiPriority w:val="10"/>
    <w:qFormat/>
    <w:rPr>
      <w:rFonts w:asciiTheme="majorHAnsi" w:eastAsiaTheme="majorEastAsia" w:hAnsiTheme="majorHAnsi" w:cstheme="majorBidi"/>
      <w:spacing w:val="5"/>
      <w:kern w:val="0"/>
      <w:sz w:val="52"/>
      <w:szCs w:val="52"/>
    </w:rPr>
  </w:style>
  <w:style w:type="character" w:customStyle="1" w:styleId="af6">
    <w:name w:val="批注主题 字符"/>
    <w:basedOn w:val="a4"/>
    <w:link w:val="af5"/>
    <w:uiPriority w:val="99"/>
    <w:qFormat/>
    <w:rPr>
      <w:b/>
      <w:bCs/>
      <w:kern w:val="0"/>
      <w:sz w:val="20"/>
      <w:szCs w:val="20"/>
    </w:rPr>
  </w:style>
  <w:style w:type="paragraph" w:customStyle="1" w:styleId="11">
    <w:name w:val="列出段落1"/>
    <w:basedOn w:val="a"/>
    <w:uiPriority w:val="34"/>
    <w:qFormat/>
    <w:pPr>
      <w:ind w:left="720"/>
      <w:contextualSpacing/>
    </w:pPr>
  </w:style>
  <w:style w:type="paragraph" w:customStyle="1" w:styleId="12">
    <w:name w:val="无间隔1"/>
    <w:basedOn w:val="a"/>
    <w:uiPriority w:val="1"/>
    <w:qFormat/>
    <w:pPr>
      <w:spacing w:after="0" w:line="240" w:lineRule="auto"/>
    </w:pPr>
  </w:style>
  <w:style w:type="paragraph" w:customStyle="1" w:styleId="13">
    <w:name w:val="引用1"/>
    <w:basedOn w:val="a"/>
    <w:next w:val="a"/>
    <w:link w:val="Char"/>
    <w:uiPriority w:val="29"/>
    <w:qFormat/>
    <w:pPr>
      <w:spacing w:before="200" w:after="0"/>
      <w:ind w:left="360" w:right="360"/>
    </w:pPr>
    <w:rPr>
      <w:i/>
      <w:iCs/>
    </w:rPr>
  </w:style>
  <w:style w:type="character" w:customStyle="1" w:styleId="Char">
    <w:name w:val="引用 Char"/>
    <w:basedOn w:val="a0"/>
    <w:link w:val="13"/>
    <w:uiPriority w:val="29"/>
    <w:qFormat/>
    <w:rPr>
      <w:i/>
      <w:iCs/>
      <w:kern w:val="0"/>
      <w:sz w:val="22"/>
    </w:rPr>
  </w:style>
  <w:style w:type="paragraph" w:customStyle="1" w:styleId="14">
    <w:name w:val="明显引用1"/>
    <w:basedOn w:val="a"/>
    <w:next w:val="a"/>
    <w:link w:val="Char0"/>
    <w:uiPriority w:val="30"/>
    <w:qFormat/>
    <w:pPr>
      <w:pBdr>
        <w:bottom w:val="single" w:sz="4" w:space="1" w:color="auto"/>
      </w:pBdr>
      <w:spacing w:before="200" w:after="280"/>
      <w:ind w:left="1008" w:right="1152"/>
      <w:jc w:val="both"/>
    </w:pPr>
    <w:rPr>
      <w:b/>
      <w:bCs/>
      <w:i/>
      <w:iCs/>
    </w:rPr>
  </w:style>
  <w:style w:type="character" w:customStyle="1" w:styleId="Char0">
    <w:name w:val="明显引用 Char"/>
    <w:basedOn w:val="a0"/>
    <w:link w:val="14"/>
    <w:uiPriority w:val="30"/>
    <w:qFormat/>
    <w:rPr>
      <w:b/>
      <w:bCs/>
      <w:i/>
      <w:iCs/>
      <w:kern w:val="0"/>
      <w:sz w:val="22"/>
    </w:rPr>
  </w:style>
  <w:style w:type="character" w:customStyle="1" w:styleId="15">
    <w:name w:val="不明显强调1"/>
    <w:uiPriority w:val="19"/>
    <w:qFormat/>
    <w:rPr>
      <w:i/>
      <w:iCs/>
    </w:rPr>
  </w:style>
  <w:style w:type="character" w:customStyle="1" w:styleId="16">
    <w:name w:val="明显强调1"/>
    <w:uiPriority w:val="21"/>
    <w:qFormat/>
    <w:rPr>
      <w:b/>
      <w:bCs/>
    </w:rPr>
  </w:style>
  <w:style w:type="character" w:customStyle="1" w:styleId="17">
    <w:name w:val="不明显参考1"/>
    <w:uiPriority w:val="31"/>
    <w:qFormat/>
    <w:rPr>
      <w:smallCaps/>
    </w:rPr>
  </w:style>
  <w:style w:type="character" w:customStyle="1" w:styleId="18">
    <w:name w:val="明显参考1"/>
    <w:uiPriority w:val="32"/>
    <w:qFormat/>
    <w:rPr>
      <w:smallCaps/>
      <w:spacing w:val="5"/>
      <w:u w:val="single"/>
    </w:rPr>
  </w:style>
  <w:style w:type="character" w:customStyle="1" w:styleId="19">
    <w:name w:val="书籍标题1"/>
    <w:uiPriority w:val="33"/>
    <w:qFormat/>
    <w:rPr>
      <w:i/>
      <w:iCs/>
      <w:smallCaps/>
      <w:spacing w:val="5"/>
    </w:rPr>
  </w:style>
  <w:style w:type="paragraph" w:customStyle="1" w:styleId="TOC1">
    <w:name w:val="TOC 标题1"/>
    <w:basedOn w:val="1"/>
    <w:next w:val="a"/>
    <w:uiPriority w:val="39"/>
    <w:unhideWhenUsed/>
    <w:qFormat/>
    <w:pPr>
      <w:outlineLvl w:val="9"/>
    </w:pPr>
    <w:rPr>
      <w:lang w:bidi="en-US"/>
    </w:rPr>
  </w:style>
  <w:style w:type="table" w:customStyle="1" w:styleId="1a">
    <w:name w:val="网格型1"/>
    <w:basedOn w:val="a1"/>
    <w:uiPriority w:val="39"/>
    <w:qFormat/>
    <w:pPr>
      <w:spacing w:after="160" w:line="259" w:lineRule="auto"/>
    </w:pPr>
    <w:rPr>
      <w:rFonts w:ascii="Times New Roman" w:eastAsia="宋体" w:hAnsi="Times New Roman" w:cs="Times New Roman"/>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宋体" w:eastAsia="宋体" w:hAnsi="Times New Roman" w:cs="宋体"/>
      <w:color w:val="000000"/>
      <w:sz w:val="24"/>
      <w:szCs w:val="24"/>
      <w:lang w:val="en-GB"/>
    </w:rPr>
  </w:style>
  <w:style w:type="paragraph" w:styleId="afd">
    <w:name w:val="List Paragraph"/>
    <w:basedOn w:val="a"/>
    <w:uiPriority w:val="99"/>
    <w:qFormat/>
    <w:pPr>
      <w:ind w:firstLineChars="200" w:firstLine="420"/>
    </w:pPr>
  </w:style>
  <w:style w:type="paragraph" w:customStyle="1" w:styleId="1b">
    <w:name w:val="修订1"/>
    <w:hidden/>
    <w:uiPriority w:val="99"/>
    <w:unhideWhenUsed/>
    <w:qFormat/>
    <w:rPr>
      <w:sz w:val="22"/>
      <w:szCs w:val="22"/>
    </w:rPr>
  </w:style>
  <w:style w:type="character" w:customStyle="1" w:styleId="a8">
    <w:name w:val="尾注文本 字符"/>
    <w:basedOn w:val="a0"/>
    <w:link w:val="a7"/>
    <w:uiPriority w:val="99"/>
    <w:semiHidden/>
    <w:qFormat/>
    <w:rPr>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cid:_Foxmail.1@752c7e8a-18e1-276e-cd8c-a99c1141dafc"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69</Pages>
  <Words>3930</Words>
  <Characters>22405</Characters>
  <Application>Microsoft Office Word</Application>
  <DocSecurity>0</DocSecurity>
  <Lines>186</Lines>
  <Paragraphs>52</Paragraphs>
  <ScaleCrop>false</ScaleCrop>
  <Company>Organization</Company>
  <LinksUpToDate>false</LinksUpToDate>
  <CharactersWithSpaces>26283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段姝</dc:creator>
  <cp:lastModifiedBy>8619986207796</cp:lastModifiedBy>
  <cp:revision>4</cp:revision>
  <cp:lastPrinted>2024-01-31T10:07:00Z</cp:lastPrinted>
  <dcterms:created xsi:type="dcterms:W3CDTF">2024-02-02T16:28:00Z</dcterms:created>
  <dcterms:modified xsi:type="dcterms:W3CDTF">2026-06-09T11:31:00Z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C1CF2724120E3F60A21796659EF0AE99</vt:lpwstr>
  </property>
</Properties>
</file>